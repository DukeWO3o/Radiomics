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1B43" w14:textId="078B6B76" w:rsidR="003107BA" w:rsidRDefault="003A3784">
      <w:pPr>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t>Prediction of Refractory Mycoplasma Pneumoniae Pneumonia in Children Using Chest X-Rays Based Radiomics and</w:t>
      </w:r>
      <w:r>
        <w:rPr>
          <w:rFonts w:ascii="Times New Roman" w:eastAsia="更纱黑体 SC" w:hAnsi="Times New Roman" w:cs="Times New Roman" w:hint="eastAsia"/>
          <w:b/>
          <w:bCs/>
          <w:sz w:val="28"/>
          <w:szCs w:val="28"/>
        </w:rPr>
        <w:t xml:space="preserve"> </w:t>
      </w:r>
      <w:r>
        <w:rPr>
          <w:rFonts w:ascii="Times New Roman" w:eastAsia="更纱黑体 SC" w:hAnsi="Times New Roman" w:cs="Times New Roman"/>
          <w:b/>
          <w:bCs/>
          <w:sz w:val="28"/>
          <w:szCs w:val="28"/>
        </w:rPr>
        <w:t>Machine Learning</w:t>
      </w:r>
    </w:p>
    <w:p w14:paraId="201914D9" w14:textId="77777777" w:rsidR="003107BA" w:rsidRDefault="003A3784">
      <w:pPr>
        <w:spacing w:line="480" w:lineRule="auto"/>
        <w:rPr>
          <w:rFonts w:ascii="Times New Roman" w:eastAsia="更纱黑体 SC" w:hAnsi="Times New Roman" w:cs="Times New Roman"/>
          <w:vertAlign w:val="superscript"/>
        </w:rPr>
      </w:pPr>
      <w:r>
        <w:rPr>
          <w:rFonts w:ascii="Times New Roman" w:eastAsia="更纱黑体 SC" w:hAnsi="Times New Roman" w:cs="Times New Roman"/>
        </w:rPr>
        <w:t>Bofan Wang</w:t>
      </w:r>
      <w:r>
        <w:rPr>
          <w:rFonts w:ascii="Times New Roman" w:eastAsia="更纱黑体 SC" w:hAnsi="Times New Roman" w:cs="Times New Roman"/>
          <w:vertAlign w:val="superscript"/>
        </w:rPr>
        <w:t>1</w:t>
      </w:r>
      <w:r>
        <w:rPr>
          <w:rFonts w:ascii="Times New Roman" w:eastAsia="更纱黑体 SC" w:hAnsi="Times New Roman" w:cs="Times New Roman"/>
        </w:rPr>
        <w:t>, Maoxiang Zhang</w:t>
      </w:r>
      <w:r>
        <w:rPr>
          <w:rFonts w:ascii="Times New Roman" w:eastAsia="更纱黑体 SC" w:hAnsi="Times New Roman" w:cs="Times New Roman"/>
          <w:vertAlign w:val="superscript"/>
        </w:rPr>
        <w:t>1</w:t>
      </w:r>
      <w:r>
        <w:rPr>
          <w:rFonts w:ascii="Times New Roman" w:eastAsia="更纱黑体 SC" w:hAnsi="Times New Roman" w:cs="Times New Roman"/>
        </w:rPr>
        <w:t>, Rufeng Ji</w:t>
      </w:r>
      <w:r>
        <w:rPr>
          <w:rFonts w:ascii="Times New Roman" w:eastAsia="更纱黑体 SC" w:hAnsi="Times New Roman" w:cs="Times New Roman"/>
          <w:vertAlign w:val="superscript"/>
        </w:rPr>
        <w:t>2</w:t>
      </w:r>
      <w:r>
        <w:rPr>
          <w:rFonts w:ascii="Times New Roman" w:eastAsia="更纱黑体 SC" w:hAnsi="Times New Roman" w:cs="Times New Roman"/>
        </w:rPr>
        <w:t>, Deyu Zhao</w:t>
      </w:r>
      <w:r>
        <w:rPr>
          <w:rFonts w:ascii="Times New Roman" w:eastAsia="更纱黑体 SC" w:hAnsi="Times New Roman" w:cs="Times New Roman"/>
          <w:vertAlign w:val="superscript"/>
        </w:rPr>
        <w:t>1</w:t>
      </w:r>
      <w:r>
        <w:rPr>
          <w:rFonts w:ascii="Times New Roman" w:eastAsia="更纱黑体 SC" w:hAnsi="Times New Roman" w:cs="Times New Roman"/>
        </w:rPr>
        <w:t>, Xia Huang</w:t>
      </w:r>
      <w:r>
        <w:rPr>
          <w:rFonts w:ascii="Times New Roman" w:eastAsia="更纱黑体 SC" w:hAnsi="Times New Roman" w:cs="Times New Roman"/>
          <w:vertAlign w:val="superscript"/>
        </w:rPr>
        <w:t>1</w:t>
      </w:r>
    </w:p>
    <w:p w14:paraId="2980C593" w14:textId="77777777" w:rsidR="003107BA" w:rsidRDefault="003A3784">
      <w:pPr>
        <w:pStyle w:val="af3"/>
        <w:numPr>
          <w:ilvl w:val="0"/>
          <w:numId w:val="1"/>
        </w:numPr>
        <w:spacing w:line="480" w:lineRule="auto"/>
        <w:rPr>
          <w:rFonts w:ascii="Times New Roman" w:eastAsia="更纱黑体 SC" w:hAnsi="Times New Roman" w:cs="Times New Roman"/>
        </w:rPr>
      </w:pPr>
      <w:r>
        <w:rPr>
          <w:rFonts w:ascii="Times New Roman" w:eastAsia="更纱黑体 SC" w:hAnsi="Times New Roman" w:cs="Times New Roman"/>
        </w:rPr>
        <w:t>Children’s Hospital of Nanjing Medical University, Nanjing, Jiangsu 211100, China.</w:t>
      </w:r>
    </w:p>
    <w:p w14:paraId="1D6C9E58" w14:textId="77777777" w:rsidR="003107BA" w:rsidRDefault="003A3784">
      <w:pPr>
        <w:pStyle w:val="af3"/>
        <w:numPr>
          <w:ilvl w:val="0"/>
          <w:numId w:val="1"/>
        </w:numPr>
        <w:spacing w:line="480" w:lineRule="auto"/>
        <w:rPr>
          <w:rFonts w:ascii="Times New Roman" w:eastAsia="更纱黑体 SC" w:hAnsi="Times New Roman" w:cs="Times New Roman"/>
        </w:rPr>
      </w:pPr>
      <w:r>
        <w:rPr>
          <w:rFonts w:ascii="Times New Roman" w:eastAsia="更纱黑体 SC" w:hAnsi="Times New Roman" w:cs="Times New Roman"/>
        </w:rPr>
        <w:t>Department of Respiratory Medicine, Children’s Hospital of Nanjing Medical University, Jiangsu, and Department of Pediatric, Nanjing Lishui People’s Hospital, Zhongda Hospital Lishui Branch, Southeast University, Nanjing, China.</w:t>
      </w:r>
    </w:p>
    <w:p w14:paraId="58EE6B1D"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b/>
          <w:bCs/>
        </w:rPr>
        <w:t>Corresponding Author</w:t>
      </w:r>
    </w:p>
    <w:p w14:paraId="2F70170A"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Deyu Zhao</w:t>
      </w:r>
    </w:p>
    <w:p w14:paraId="414583B2"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 xml:space="preserve">E-mail: </w:t>
      </w:r>
      <w:hyperlink r:id="rId8" w:history="1">
        <w:r w:rsidR="003107BA">
          <w:rPr>
            <w:rStyle w:val="af0"/>
            <w:rFonts w:ascii="Times New Roman" w:eastAsia="更纱黑体 SC" w:hAnsi="Times New Roman" w:cs="Times New Roman"/>
          </w:rPr>
          <w:t>zhaodeyu988@126.com</w:t>
        </w:r>
      </w:hyperlink>
    </w:p>
    <w:p w14:paraId="7059A46C"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Xia Huang</w:t>
      </w:r>
    </w:p>
    <w:p w14:paraId="6DCB6284"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 xml:space="preserve">E-mail: </w:t>
      </w:r>
      <w:hyperlink r:id="rId9" w:history="1">
        <w:r w:rsidR="003107BA">
          <w:rPr>
            <w:rStyle w:val="af0"/>
            <w:rFonts w:ascii="Times New Roman" w:eastAsia="更纱黑体 SC" w:hAnsi="Times New Roman" w:cs="Times New Roman"/>
          </w:rPr>
          <w:t>huang_xia01@163.com</w:t>
        </w:r>
      </w:hyperlink>
    </w:p>
    <w:p w14:paraId="19280451" w14:textId="77777777" w:rsidR="003107BA" w:rsidRDefault="003107BA">
      <w:pPr>
        <w:spacing w:line="480" w:lineRule="auto"/>
        <w:rPr>
          <w:rFonts w:ascii="Times New Roman" w:eastAsia="更纱黑体 SC" w:hAnsi="Times New Roman" w:cs="Times New Roman"/>
          <w:b/>
          <w:bCs/>
        </w:rPr>
      </w:pPr>
    </w:p>
    <w:p w14:paraId="3FD18B9B" w14:textId="77777777" w:rsidR="003107BA" w:rsidRDefault="003107BA">
      <w:pPr>
        <w:spacing w:line="480" w:lineRule="auto"/>
        <w:rPr>
          <w:rFonts w:ascii="Times New Roman" w:eastAsia="更纱黑体 SC" w:hAnsi="Times New Roman" w:cs="Times New Roman"/>
          <w:b/>
          <w:bCs/>
        </w:rPr>
      </w:pPr>
    </w:p>
    <w:p w14:paraId="62E27FDE" w14:textId="77777777" w:rsidR="003107BA" w:rsidRDefault="003107BA">
      <w:pPr>
        <w:spacing w:line="480" w:lineRule="auto"/>
        <w:rPr>
          <w:rFonts w:ascii="Times New Roman" w:eastAsia="更纱黑体 SC" w:hAnsi="Times New Roman" w:cs="Times New Roman"/>
          <w:b/>
          <w:bCs/>
        </w:rPr>
      </w:pPr>
    </w:p>
    <w:p w14:paraId="3B0C6533" w14:textId="77777777" w:rsidR="003107BA" w:rsidRDefault="003107BA">
      <w:pPr>
        <w:spacing w:line="480" w:lineRule="auto"/>
        <w:rPr>
          <w:rFonts w:ascii="Times New Roman" w:eastAsia="更纱黑体 SC" w:hAnsi="Times New Roman" w:cs="Times New Roman"/>
          <w:b/>
          <w:bCs/>
        </w:rPr>
      </w:pPr>
    </w:p>
    <w:p w14:paraId="29E9C358" w14:textId="77777777" w:rsidR="003107BA" w:rsidRDefault="003107BA">
      <w:pPr>
        <w:spacing w:line="480" w:lineRule="auto"/>
        <w:rPr>
          <w:rFonts w:ascii="Times New Roman" w:eastAsia="更纱黑体 SC" w:hAnsi="Times New Roman" w:cs="Times New Roman"/>
          <w:b/>
          <w:bCs/>
        </w:rPr>
      </w:pPr>
    </w:p>
    <w:p w14:paraId="72C7EAD6" w14:textId="77777777" w:rsidR="003107BA" w:rsidRDefault="003107BA">
      <w:pPr>
        <w:spacing w:line="480" w:lineRule="auto"/>
        <w:rPr>
          <w:rFonts w:ascii="Times New Roman" w:eastAsia="更纱黑体 SC" w:hAnsi="Times New Roman" w:cs="Times New Roman"/>
          <w:b/>
          <w:bCs/>
        </w:rPr>
      </w:pPr>
    </w:p>
    <w:p w14:paraId="01216C49" w14:textId="77777777" w:rsidR="003107BA" w:rsidRDefault="003107BA">
      <w:pPr>
        <w:spacing w:line="480" w:lineRule="auto"/>
        <w:rPr>
          <w:rFonts w:ascii="Times New Roman" w:eastAsia="更纱黑体 SC" w:hAnsi="Times New Roman" w:cs="Times New Roman"/>
          <w:b/>
          <w:bCs/>
        </w:rPr>
      </w:pPr>
    </w:p>
    <w:p w14:paraId="3CAA7A61" w14:textId="77777777" w:rsidR="003107BA" w:rsidRDefault="003A3784">
      <w:pPr>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lastRenderedPageBreak/>
        <w:t>Declarations</w:t>
      </w:r>
    </w:p>
    <w:p w14:paraId="2D374979"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hint="eastAsia"/>
          <w:b/>
          <w:bCs/>
        </w:rPr>
        <w:t xml:space="preserve">Human </w:t>
      </w:r>
      <w:r>
        <w:rPr>
          <w:rFonts w:ascii="Times New Roman" w:eastAsia="更纱黑体 SC" w:hAnsi="Times New Roman" w:cs="Times New Roman"/>
          <w:b/>
          <w:bCs/>
        </w:rPr>
        <w:t xml:space="preserve">Ethics and </w:t>
      </w:r>
      <w:r>
        <w:rPr>
          <w:rFonts w:ascii="Times New Roman" w:eastAsia="更纱黑体 SC" w:hAnsi="Times New Roman" w:cs="Times New Roman" w:hint="eastAsia"/>
          <w:b/>
          <w:bCs/>
        </w:rPr>
        <w:t>C</w:t>
      </w:r>
      <w:r>
        <w:rPr>
          <w:rFonts w:ascii="Times New Roman" w:eastAsia="更纱黑体 SC" w:hAnsi="Times New Roman" w:cs="Times New Roman"/>
          <w:b/>
          <w:bCs/>
        </w:rPr>
        <w:t xml:space="preserve">onsent to </w:t>
      </w:r>
      <w:r>
        <w:rPr>
          <w:rFonts w:ascii="Times New Roman" w:eastAsia="更纱黑体 SC" w:hAnsi="Times New Roman" w:cs="Times New Roman" w:hint="eastAsia"/>
          <w:b/>
          <w:bCs/>
        </w:rPr>
        <w:t>P</w:t>
      </w:r>
      <w:r>
        <w:rPr>
          <w:rFonts w:ascii="Times New Roman" w:eastAsia="更纱黑体 SC" w:hAnsi="Times New Roman" w:cs="Times New Roman"/>
          <w:b/>
          <w:bCs/>
        </w:rPr>
        <w:t>articipate</w:t>
      </w:r>
      <w:r>
        <w:rPr>
          <w:rFonts w:ascii="Times New Roman" w:eastAsia="更纱黑体 SC" w:hAnsi="Times New Roman" w:cs="Times New Roman" w:hint="eastAsia"/>
          <w:b/>
          <w:bCs/>
        </w:rPr>
        <w:t xml:space="preserve"> declarations</w:t>
      </w:r>
    </w:p>
    <w:p w14:paraId="1ED7AF28"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 xml:space="preserve">This study has been approved by </w:t>
      </w:r>
      <w:r>
        <w:rPr>
          <w:rFonts w:ascii="Times New Roman" w:hAnsi="Times New Roman" w:cs="Times New Roman"/>
        </w:rPr>
        <w:t xml:space="preserve">the Ethics Committee of Children’s Hospital of Nanjing Medical University </w:t>
      </w:r>
      <w:r>
        <w:rPr>
          <w:rFonts w:ascii="Times New Roman" w:hAnsi="Times New Roman" w:cs="Times New Roman" w:hint="eastAsia"/>
        </w:rPr>
        <w:t>[</w:t>
      </w:r>
      <w:r>
        <w:rPr>
          <w:rFonts w:ascii="Times New Roman" w:hAnsi="Times New Roman" w:cs="Times New Roman"/>
        </w:rPr>
        <w:t>202601046-1</w:t>
      </w:r>
      <w:r>
        <w:rPr>
          <w:rFonts w:ascii="Times New Roman" w:hAnsi="Times New Roman" w:cs="Times New Roman" w:hint="eastAsia"/>
        </w:rPr>
        <w:t xml:space="preserve">] </w:t>
      </w:r>
      <w:r>
        <w:rPr>
          <w:rFonts w:ascii="Times New Roman" w:hAnsi="Times New Roman" w:cs="Times New Roman"/>
        </w:rPr>
        <w:t>and informed consent was obtained from the parents/guardians of all participants</w:t>
      </w:r>
      <w:r>
        <w:rPr>
          <w:rFonts w:ascii="Times New Roman" w:eastAsia="更纱黑体 SC" w:hAnsi="Times New Roman" w:cs="Times New Roman"/>
        </w:rPr>
        <w:t>.</w:t>
      </w:r>
    </w:p>
    <w:p w14:paraId="0FA01DB8"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Consent for publication</w:t>
      </w:r>
    </w:p>
    <w:p w14:paraId="4F74BAE5" w14:textId="77777777" w:rsidR="003107BA" w:rsidRDefault="003A3784">
      <w:pPr>
        <w:spacing w:line="480" w:lineRule="auto"/>
        <w:rPr>
          <w:rFonts w:ascii="Times New Roman" w:eastAsia="更纱黑体 SC" w:hAnsi="Times New Roman" w:cs="Times New Roman"/>
          <w:b/>
          <w:bCs/>
        </w:rPr>
      </w:pPr>
      <w:r>
        <w:rPr>
          <w:rFonts w:ascii="Times New Roman" w:hAnsi="Times New Roman" w:cs="Times New Roman"/>
        </w:rPr>
        <w:t>Not applicable.</w:t>
      </w:r>
    </w:p>
    <w:p w14:paraId="2CB36032"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Availability of data and materials</w:t>
      </w:r>
    </w:p>
    <w:p w14:paraId="7876E54A" w14:textId="77777777" w:rsidR="003107BA" w:rsidRDefault="003A3784">
      <w:pPr>
        <w:spacing w:line="480" w:lineRule="auto"/>
        <w:rPr>
          <w:rFonts w:ascii="Times New Roman" w:hAnsi="Times New Roman" w:cs="Times New Roman"/>
        </w:rPr>
      </w:pPr>
      <w:r>
        <w:rPr>
          <w:rFonts w:ascii="Times New Roman" w:hAnsi="Times New Roman" w:cs="Times New Roman"/>
        </w:rPr>
        <w:t>The image dataset analyzed during the current study is not publicly available for the privacy of individuals that participated but are available from the corresponding author on reasonable request.</w:t>
      </w:r>
    </w:p>
    <w:p w14:paraId="7F1A7464" w14:textId="77777777" w:rsidR="003107BA" w:rsidRDefault="003A3784">
      <w:pPr>
        <w:spacing w:line="480" w:lineRule="auto"/>
        <w:rPr>
          <w:rFonts w:ascii="Times New Roman" w:hAnsi="Times New Roman" w:cs="Times New Roman"/>
        </w:rPr>
      </w:pPr>
      <w:r>
        <w:rPr>
          <w:rFonts w:ascii="Times New Roman" w:hAnsi="Times New Roman" w:cs="Times New Roman"/>
        </w:rPr>
        <w:t>Other datasets generated or analyzed during this study are included in this published article and its supplementary information files.</w:t>
      </w:r>
    </w:p>
    <w:p w14:paraId="1C121D3B"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 xml:space="preserve">Competing interests </w:t>
      </w:r>
    </w:p>
    <w:p w14:paraId="7D405A86"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All authors declare no conflict of interest in this study.</w:t>
      </w:r>
    </w:p>
    <w:p w14:paraId="7DF811CF"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 xml:space="preserve">Funding </w:t>
      </w:r>
    </w:p>
    <w:p w14:paraId="0E6869A9"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 xml:space="preserve">This work was supported by National Natural Science Foundation of China </w:t>
      </w:r>
      <w:r>
        <w:rPr>
          <w:rFonts w:ascii="Times New Roman" w:eastAsia="更纱黑体 SC" w:hAnsi="Times New Roman" w:cs="Times New Roman" w:hint="eastAsia"/>
        </w:rPr>
        <w:t>[</w:t>
      </w:r>
      <w:r>
        <w:rPr>
          <w:rFonts w:ascii="Times New Roman" w:eastAsia="更纱黑体 SC" w:hAnsi="Times New Roman" w:cs="Times New Roman"/>
        </w:rPr>
        <w:t>82500006</w:t>
      </w:r>
      <w:r>
        <w:rPr>
          <w:rFonts w:ascii="Times New Roman" w:eastAsia="更纱黑体 SC" w:hAnsi="Times New Roman" w:cs="Times New Roman" w:hint="eastAsia"/>
        </w:rPr>
        <w:t>]</w:t>
      </w:r>
      <w:r>
        <w:rPr>
          <w:rFonts w:ascii="Times New Roman" w:eastAsia="更纱黑体 SC" w:hAnsi="Times New Roman" w:cs="Times New Roman"/>
        </w:rPr>
        <w:t>.</w:t>
      </w:r>
    </w:p>
    <w:p w14:paraId="30D026F0"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 xml:space="preserve">Authors' contributions  </w:t>
      </w:r>
    </w:p>
    <w:p w14:paraId="1E7B7FFF"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 xml:space="preserve">All authors contributed to the study. And the specific roles of each author were listed following: </w:t>
      </w:r>
    </w:p>
    <w:p w14:paraId="02EA2671"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lastRenderedPageBreak/>
        <w:t xml:space="preserve">BW: conceptualization, data curation, formal analysis, investigation, methodology, project administration, resources, software, supervision, validation, visualization, writing – original draft, and writing– review &amp; editing </w:t>
      </w:r>
    </w:p>
    <w:p w14:paraId="6BD1777E"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MZ: data curation, formal analysis, investigation</w:t>
      </w:r>
    </w:p>
    <w:p w14:paraId="5DE210B0"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RJ: data curation, formal analysis, investigation</w:t>
      </w:r>
    </w:p>
    <w:p w14:paraId="44A720B4"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DZ: conceptualization, data curation, formal analysis, investigation, methodology, project administration, resources, supervision, validation, writing – review &amp; editing</w:t>
      </w:r>
    </w:p>
    <w:p w14:paraId="5A9E8164"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XH: conceptualization, data curation, formal analysis, funding acquisition, investigation, methodology, project administration, resources, supervision, validation, writing – review &amp; editing</w:t>
      </w:r>
    </w:p>
    <w:p w14:paraId="79CECF9F"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Acknowledgements</w:t>
      </w:r>
    </w:p>
    <w:p w14:paraId="013FD2AB" w14:textId="77777777"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Dr. Zhao and Dr. Huang are the guarantors of this manuscript, responsible for the integrity of the data, analysis accuracy, and content oversight. We are grateful to National Natural Science Foundation of China (82500006). The funding sources had no role in the study design, data collection, analysis, manuscript preparation, or decision to submit for publication.</w:t>
      </w:r>
    </w:p>
    <w:p w14:paraId="3D72F57B" w14:textId="77777777" w:rsidR="003107BA" w:rsidRDefault="003107BA">
      <w:pPr>
        <w:spacing w:line="480" w:lineRule="auto"/>
        <w:rPr>
          <w:rFonts w:ascii="Times New Roman" w:eastAsia="更纱黑体 SC" w:hAnsi="Times New Roman" w:cs="Times New Roman"/>
          <w:b/>
          <w:bCs/>
        </w:rPr>
      </w:pPr>
    </w:p>
    <w:p w14:paraId="0705DFF8" w14:textId="77777777" w:rsidR="003107BA" w:rsidRDefault="003107BA">
      <w:pPr>
        <w:spacing w:line="480" w:lineRule="auto"/>
        <w:rPr>
          <w:rFonts w:ascii="Times New Roman" w:eastAsia="更纱黑体 SC" w:hAnsi="Times New Roman" w:cs="Times New Roman"/>
        </w:rPr>
      </w:pPr>
    </w:p>
    <w:p w14:paraId="746AE80F" w14:textId="77777777" w:rsidR="003107BA" w:rsidRDefault="003107BA">
      <w:pPr>
        <w:spacing w:line="480" w:lineRule="auto"/>
        <w:rPr>
          <w:rFonts w:ascii="Times New Roman" w:eastAsia="更纱黑体 SC" w:hAnsi="Times New Roman" w:cs="Times New Roman"/>
        </w:rPr>
      </w:pPr>
    </w:p>
    <w:p w14:paraId="4B601691" w14:textId="77777777" w:rsidR="003107BA" w:rsidRDefault="003107BA">
      <w:pPr>
        <w:spacing w:line="480" w:lineRule="auto"/>
        <w:rPr>
          <w:rFonts w:ascii="Times New Roman" w:eastAsia="更纱黑体 SC" w:hAnsi="Times New Roman" w:cs="Times New Roman"/>
        </w:rPr>
      </w:pPr>
    </w:p>
    <w:p w14:paraId="1ACD5347" w14:textId="77777777" w:rsidR="003107BA" w:rsidRDefault="003107BA">
      <w:pPr>
        <w:spacing w:line="480" w:lineRule="auto"/>
        <w:rPr>
          <w:rFonts w:ascii="Times New Roman" w:eastAsia="更纱黑体 SC" w:hAnsi="Times New Roman" w:cs="Times New Roman"/>
        </w:rPr>
      </w:pPr>
    </w:p>
    <w:p w14:paraId="763DA6EC" w14:textId="77777777" w:rsidR="003107BA" w:rsidRDefault="003107BA">
      <w:pPr>
        <w:spacing w:line="480" w:lineRule="auto"/>
        <w:rPr>
          <w:rFonts w:ascii="Times New Roman" w:eastAsia="更纱黑体 SC" w:hAnsi="Times New Roman" w:cs="Times New Roman"/>
        </w:rPr>
      </w:pPr>
    </w:p>
    <w:p w14:paraId="7FF8FA2F" w14:textId="77777777" w:rsidR="003107BA" w:rsidRDefault="003A3784">
      <w:pPr>
        <w:tabs>
          <w:tab w:val="left" w:pos="1440"/>
        </w:tabs>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lastRenderedPageBreak/>
        <w:t>Abstract</w:t>
      </w:r>
    </w:p>
    <w:p w14:paraId="1EFD120D"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b/>
          <w:bCs/>
        </w:rPr>
        <w:t>Background:</w:t>
      </w:r>
      <w:r>
        <w:rPr>
          <w:rFonts w:ascii="Times New Roman" w:eastAsia="更纱黑体 SC" w:hAnsi="Times New Roman" w:cs="Times New Roman"/>
        </w:rPr>
        <w:t xml:space="preserve"> Refractory Mycoplasma pneumoniae pneumonia (RMPP) is a severe form of community-acquired pneumonia in children that can cause significant intra- and extrapulmonary complications; thus, early identification is essential for improving prognosis. This study aimed to develop and evaluate prediction models based on radiomics features from pediatric chest X-rays (CXR) for the early diagnosis of RMPP.</w:t>
      </w:r>
    </w:p>
    <w:p w14:paraId="34866752" w14:textId="4FE0B40A" w:rsidR="00FD5EAD" w:rsidRPr="00284B76" w:rsidRDefault="003A3784" w:rsidP="00284B76">
      <w:pPr>
        <w:tabs>
          <w:tab w:val="left" w:pos="1440"/>
        </w:tabs>
        <w:spacing w:line="480" w:lineRule="auto"/>
        <w:rPr>
          <w:rFonts w:ascii="Times New Roman" w:eastAsia="更纱黑体 SC" w:hAnsi="Times New Roman" w:cs="Times New Roman" w:hint="eastAsia"/>
        </w:rPr>
      </w:pPr>
      <w:r>
        <w:rPr>
          <w:rFonts w:ascii="Times New Roman" w:eastAsia="更纱黑体 SC" w:hAnsi="Times New Roman" w:cs="Times New Roman"/>
          <w:b/>
          <w:bCs/>
        </w:rPr>
        <w:t>Methods:</w:t>
      </w:r>
      <w:r>
        <w:rPr>
          <w:rFonts w:ascii="Times New Roman" w:eastAsia="更纱黑体 SC" w:hAnsi="Times New Roman" w:cs="Times New Roman"/>
        </w:rPr>
        <w:t xml:space="preserve"> </w:t>
      </w:r>
      <w:commentRangeStart w:id="0"/>
      <w:commentRangeEnd w:id="0"/>
      <w:r w:rsidRPr="002A37DC">
        <w:rPr>
          <w:rStyle w:val="af6"/>
          <w:rFonts w:ascii="Times New Roman" w:eastAsia="更纱黑体 SC" w:hAnsi="Times New Roman" w:cs="Times New Roman"/>
          <w:sz w:val="24"/>
          <w:szCs w:val="24"/>
        </w:rPr>
        <w:commentReference w:id="0"/>
      </w:r>
      <w:r w:rsidR="002A37DC" w:rsidRPr="002A37DC">
        <w:rPr>
          <w:rFonts w:ascii="Times New Roman" w:eastAsia="更纱黑体 SC" w:hAnsi="Times New Roman" w:cs="Times New Roman"/>
        </w:rPr>
        <w:t>This is a retrospective, single-center study.</w:t>
      </w:r>
      <w:r w:rsidR="002A37DC">
        <w:rPr>
          <w:rFonts w:ascii="Times New Roman" w:eastAsia="更纱黑体 SC" w:hAnsi="Times New Roman" w:cs="Times New Roman" w:hint="eastAsia"/>
        </w:rPr>
        <w:t xml:space="preserve"> </w:t>
      </w:r>
      <w:r>
        <w:rPr>
          <w:rFonts w:ascii="Times New Roman" w:eastAsia="更纱黑体 SC" w:hAnsi="Times New Roman" w:cs="Times New Roman"/>
        </w:rPr>
        <w:t>Chest X-rays of children with Mycoplasma pneumoniae pneumonia (MPP) were retrospectively collected, and radiomics features were extracted. We utilized k-fold cross-validation and grid search to evaluate the accurate predictive performance of nine machine learning (ML) models (Logistic Regression, Decision Tree, Random Forest, MLP, SVM, XGBoost, LightGBM, GaussianNB, and KNN) for RMPP.</w:t>
      </w:r>
      <w:r w:rsidR="009D4ACB" w:rsidRPr="009D4ACB">
        <w:t xml:space="preserve"> </w:t>
      </w:r>
      <w:r w:rsidR="009D4ACB">
        <w:rPr>
          <w:rFonts w:ascii="Times New Roman" w:eastAsia="更纱黑体 SC" w:hAnsi="Times New Roman" w:cs="Times New Roman" w:hint="eastAsia"/>
          <w:color w:val="EE0000"/>
        </w:rPr>
        <w:t>F</w:t>
      </w:r>
      <w:r w:rsidR="009D4ACB" w:rsidRPr="009D4ACB">
        <w:rPr>
          <w:rFonts w:ascii="Times New Roman" w:eastAsia="更纱黑体 SC" w:hAnsi="Times New Roman" w:cs="Times New Roman"/>
          <w:color w:val="EE0000"/>
        </w:rPr>
        <w:t>eature selection</w:t>
      </w:r>
      <w:r w:rsidR="00AE5138">
        <w:rPr>
          <w:rFonts w:ascii="Times New Roman" w:eastAsia="更纱黑体 SC" w:hAnsi="Times New Roman" w:cs="Times New Roman" w:hint="eastAsia"/>
          <w:color w:val="EE0000"/>
        </w:rPr>
        <w:t xml:space="preserve"> </w:t>
      </w:r>
      <w:r w:rsidR="009D4ACB" w:rsidRPr="009D4ACB">
        <w:rPr>
          <w:rFonts w:ascii="Times New Roman" w:eastAsia="更纱黑体 SC" w:hAnsi="Times New Roman" w:cs="Times New Roman"/>
          <w:color w:val="EE0000"/>
        </w:rPr>
        <w:t xml:space="preserve">was </w:t>
      </w:r>
      <w:r w:rsidR="00AE5138">
        <w:rPr>
          <w:rFonts w:ascii="Times New Roman" w:eastAsia="更纱黑体 SC" w:hAnsi="Times New Roman" w:cs="Times New Roman" w:hint="eastAsia"/>
          <w:color w:val="EE0000"/>
        </w:rPr>
        <w:t>strict</w:t>
      </w:r>
      <w:r w:rsidR="00284B76">
        <w:rPr>
          <w:rFonts w:ascii="Times New Roman" w:eastAsia="更纱黑体 SC" w:hAnsi="Times New Roman" w:cs="Times New Roman" w:hint="eastAsia"/>
          <w:color w:val="EE0000"/>
        </w:rPr>
        <w:t xml:space="preserve">ly </w:t>
      </w:r>
      <w:r w:rsidR="009D4ACB" w:rsidRPr="009D4ACB">
        <w:rPr>
          <w:rFonts w:ascii="Times New Roman" w:eastAsia="更纱黑体 SC" w:hAnsi="Times New Roman" w:cs="Times New Roman"/>
          <w:color w:val="EE0000"/>
        </w:rPr>
        <w:t xml:space="preserve">performed within each </w:t>
      </w:r>
      <w:r w:rsidR="00284B76" w:rsidRPr="00284B76">
        <w:rPr>
          <w:rFonts w:ascii="Times New Roman" w:eastAsia="更纱黑体 SC" w:hAnsi="Times New Roman" w:cs="Times New Roman"/>
          <w:color w:val="EE0000"/>
        </w:rPr>
        <w:t>cross-validation</w:t>
      </w:r>
      <w:r w:rsidR="009D4ACB" w:rsidRPr="009D4ACB">
        <w:rPr>
          <w:rFonts w:ascii="Times New Roman" w:eastAsia="更纱黑体 SC" w:hAnsi="Times New Roman" w:cs="Times New Roman"/>
          <w:color w:val="EE0000"/>
        </w:rPr>
        <w:t xml:space="preserve"> fold to prevent data leakage.</w:t>
      </w:r>
      <w:r>
        <w:rPr>
          <w:rFonts w:ascii="Times New Roman" w:eastAsia="更纱黑体 SC" w:hAnsi="Times New Roman" w:cs="Times New Roman"/>
        </w:rPr>
        <w:t xml:space="preserve"> </w:t>
      </w:r>
      <w:r w:rsidR="00526DC9">
        <w:rPr>
          <w:rFonts w:ascii="Times New Roman" w:eastAsia="更纱黑体 SC" w:hAnsi="Times New Roman" w:cs="Times New Roman"/>
        </w:rPr>
        <w:t xml:space="preserve">After filtering low-quality radiomics features, </w:t>
      </w:r>
      <w:r w:rsidR="00526DC9" w:rsidRPr="00AE5138">
        <w:rPr>
          <w:rFonts w:ascii="Times New Roman" w:eastAsia="更纱黑体 SC" w:hAnsi="Times New Roman" w:cs="Times New Roman"/>
          <w:color w:val="EE0000"/>
          <w:highlight w:val="yellow"/>
        </w:rPr>
        <w:t>nine</w:t>
      </w:r>
      <w:r w:rsidR="00526DC9">
        <w:rPr>
          <w:rFonts w:ascii="Times New Roman" w:eastAsia="更纱黑体 SC" w:hAnsi="Times New Roman" w:cs="Times New Roman"/>
        </w:rPr>
        <w:t xml:space="preserve"> features </w:t>
      </w:r>
      <w:r w:rsidR="005312A2">
        <w:rPr>
          <w:rFonts w:ascii="Times New Roman" w:eastAsia="更纱黑体 SC" w:hAnsi="Times New Roman" w:cs="Times New Roman" w:hint="eastAsia"/>
        </w:rPr>
        <w:t xml:space="preserve">and </w:t>
      </w:r>
      <w:r w:rsidR="005312A2">
        <w:rPr>
          <w:rFonts w:ascii="Times New Roman" w:eastAsia="更纱黑体 SC" w:hAnsi="Times New Roman" w:cs="Times New Roman"/>
        </w:rPr>
        <w:t>clinical</w:t>
      </w:r>
      <w:r w:rsidR="005312A2">
        <w:rPr>
          <w:rFonts w:ascii="Times New Roman" w:eastAsia="更纱黑体 SC" w:hAnsi="Times New Roman" w:cs="Times New Roman" w:hint="eastAsia"/>
        </w:rPr>
        <w:t xml:space="preserve"> features </w:t>
      </w:r>
      <w:r w:rsidR="00526DC9">
        <w:rPr>
          <w:rFonts w:ascii="Times New Roman" w:eastAsia="更纱黑体 SC" w:hAnsi="Times New Roman" w:cs="Times New Roman"/>
        </w:rPr>
        <w:t xml:space="preserve">were retained for model development. </w:t>
      </w:r>
      <w:r>
        <w:rPr>
          <w:rFonts w:ascii="Times New Roman" w:eastAsia="更纱黑体 SC" w:hAnsi="Times New Roman" w:cs="Times New Roman"/>
        </w:rPr>
        <w:t xml:space="preserve">Model performance was comprehensively assessed using metrics including the Area Under the Receiver Operating Characteristic Curve (AUC), ROC curves, SHAP analysis, and confusion matrices. </w:t>
      </w:r>
    </w:p>
    <w:p w14:paraId="45EEB70E" w14:textId="1D7EB664"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b/>
          <w:bCs/>
        </w:rPr>
        <w:t xml:space="preserve">Results: </w:t>
      </w:r>
      <w:r w:rsidR="002A37DC">
        <w:rPr>
          <w:rFonts w:ascii="Times New Roman" w:eastAsia="更纱黑体 SC" w:hAnsi="Times New Roman" w:cs="Times New Roman" w:hint="eastAsia"/>
        </w:rPr>
        <w:t xml:space="preserve">Data for this study were obtained </w:t>
      </w:r>
      <w:r w:rsidR="00E53D51">
        <w:rPr>
          <w:rFonts w:ascii="Times New Roman" w:eastAsia="更纱黑体 SC" w:hAnsi="Times New Roman" w:cs="Times New Roman" w:hint="eastAsia"/>
        </w:rPr>
        <w:t>from</w:t>
      </w:r>
      <w:r w:rsidR="002A37DC">
        <w:rPr>
          <w:rFonts w:ascii="Times New Roman" w:eastAsia="更纱黑体 SC" w:hAnsi="Times New Roman" w:cs="Times New Roman" w:hint="eastAsia"/>
        </w:rPr>
        <w:t xml:space="preserve"> Children</w:t>
      </w:r>
      <w:r w:rsidR="002A37DC">
        <w:rPr>
          <w:rFonts w:ascii="Times New Roman" w:eastAsia="更纱黑体 SC" w:hAnsi="Times New Roman" w:cs="Times New Roman"/>
        </w:rPr>
        <w:t>’</w:t>
      </w:r>
      <w:r w:rsidR="002A37DC">
        <w:rPr>
          <w:rFonts w:ascii="Times New Roman" w:eastAsia="更纱黑体 SC" w:hAnsi="Times New Roman" w:cs="Times New Roman" w:hint="eastAsia"/>
        </w:rPr>
        <w:t xml:space="preserve">s Hospital of Nanjing Medical University. </w:t>
      </w:r>
      <w:r>
        <w:rPr>
          <w:rFonts w:ascii="Times New Roman" w:eastAsia="更纱黑体 SC" w:hAnsi="Times New Roman" w:cs="Times New Roman"/>
        </w:rPr>
        <w:t>A total of 9</w:t>
      </w:r>
      <w:r w:rsidR="00B337C2">
        <w:rPr>
          <w:rFonts w:ascii="Times New Roman" w:eastAsia="更纱黑体 SC" w:hAnsi="Times New Roman" w:cs="Times New Roman" w:hint="eastAsia"/>
        </w:rPr>
        <w:t>31</w:t>
      </w:r>
      <w:r>
        <w:rPr>
          <w:rFonts w:ascii="Times New Roman" w:eastAsia="更纱黑体 SC" w:hAnsi="Times New Roman" w:cs="Times New Roman"/>
        </w:rPr>
        <w:t xml:space="preserve"> children with MPP were included, comprising </w:t>
      </w:r>
      <w:r w:rsidR="00B337C2">
        <w:rPr>
          <w:rFonts w:ascii="Times New Roman" w:eastAsia="更纱黑体 SC" w:hAnsi="Times New Roman" w:cs="Times New Roman" w:hint="eastAsia"/>
        </w:rPr>
        <w:t>557</w:t>
      </w:r>
      <w:r>
        <w:rPr>
          <w:rFonts w:ascii="Times New Roman" w:eastAsia="更纱黑体 SC" w:hAnsi="Times New Roman" w:cs="Times New Roman"/>
        </w:rPr>
        <w:t xml:space="preserve"> in the RMPP group and </w:t>
      </w:r>
      <w:r w:rsidR="00B337C2">
        <w:rPr>
          <w:rFonts w:ascii="Times New Roman" w:eastAsia="更纱黑体 SC" w:hAnsi="Times New Roman" w:cs="Times New Roman" w:hint="eastAsia"/>
        </w:rPr>
        <w:t>374</w:t>
      </w:r>
      <w:r>
        <w:rPr>
          <w:rFonts w:ascii="Times New Roman" w:eastAsia="更纱黑体 SC" w:hAnsi="Times New Roman" w:cs="Times New Roman"/>
        </w:rPr>
        <w:t xml:space="preserve"> in the non-RMPP group. </w:t>
      </w:r>
      <w:r w:rsidR="002A37DC">
        <w:rPr>
          <w:rFonts w:ascii="Times New Roman" w:eastAsia="更纱黑体 SC" w:hAnsi="Times New Roman" w:cs="Times New Roman" w:hint="eastAsia"/>
        </w:rPr>
        <w:t>These cases were randomly divided into a training set and a validation set at an 80:20 ratio.</w:t>
      </w:r>
      <w:r w:rsidR="000076BB">
        <w:rPr>
          <w:rFonts w:ascii="Times New Roman" w:eastAsia="更纱黑体 SC" w:hAnsi="Times New Roman" w:cs="Times New Roman" w:hint="eastAsia"/>
        </w:rPr>
        <w:t xml:space="preserve"> </w:t>
      </w:r>
      <w:r>
        <w:rPr>
          <w:rFonts w:ascii="Times New Roman" w:eastAsia="更纱黑体 SC" w:hAnsi="Times New Roman" w:cs="Times New Roman"/>
        </w:rPr>
        <w:t xml:space="preserve">A total of </w:t>
      </w:r>
      <w:r w:rsidRPr="00D621C1">
        <w:rPr>
          <w:rFonts w:ascii="Times New Roman" w:eastAsia="更纱黑体 SC" w:hAnsi="Times New Roman" w:cs="Times New Roman"/>
          <w:color w:val="EE0000"/>
          <w:highlight w:val="yellow"/>
        </w:rPr>
        <w:t>1</w:t>
      </w:r>
      <w:r w:rsidR="000C1704" w:rsidRPr="00D621C1">
        <w:rPr>
          <w:rFonts w:ascii="Times New Roman" w:eastAsia="更纱黑体 SC" w:hAnsi="Times New Roman" w:cs="Times New Roman" w:hint="eastAsia"/>
          <w:color w:val="EE0000"/>
          <w:highlight w:val="yellow"/>
        </w:rPr>
        <w:t>02</w:t>
      </w:r>
      <w:r w:rsidRPr="00D621C1">
        <w:rPr>
          <w:rFonts w:ascii="Times New Roman" w:eastAsia="更纱黑体 SC" w:hAnsi="Times New Roman" w:cs="Times New Roman"/>
          <w:color w:val="EE0000"/>
        </w:rPr>
        <w:t xml:space="preserve"> </w:t>
      </w:r>
      <w:r>
        <w:rPr>
          <w:rFonts w:ascii="Times New Roman" w:eastAsia="更纱黑体 SC" w:hAnsi="Times New Roman" w:cs="Times New Roman"/>
        </w:rPr>
        <w:t xml:space="preserve">radiomics features were extracted, and </w:t>
      </w:r>
      <w:r w:rsidR="000C1704">
        <w:rPr>
          <w:rFonts w:ascii="Times New Roman" w:eastAsia="更纱黑体 SC" w:hAnsi="Times New Roman" w:cs="Times New Roman" w:hint="eastAsia"/>
        </w:rPr>
        <w:t>a</w:t>
      </w:r>
      <w:r>
        <w:rPr>
          <w:rFonts w:ascii="Times New Roman" w:eastAsia="更纱黑体 SC" w:hAnsi="Times New Roman" w:cs="Times New Roman"/>
        </w:rPr>
        <w:t>fter screening</w:t>
      </w:r>
      <w:r w:rsidR="000C1704">
        <w:rPr>
          <w:rFonts w:ascii="Times New Roman" w:eastAsia="更纱黑体 SC" w:hAnsi="Times New Roman" w:cs="Times New Roman" w:hint="eastAsia"/>
        </w:rPr>
        <w:t>,</w:t>
      </w:r>
      <w:r w:rsidR="000C1704" w:rsidRPr="000C1704">
        <w:rPr>
          <w:rFonts w:ascii="Times New Roman" w:eastAsia="更纱黑体 SC" w:hAnsi="Times New Roman" w:cs="Times New Roman" w:hint="eastAsia"/>
        </w:rPr>
        <w:t xml:space="preserve"> </w:t>
      </w:r>
      <w:r w:rsidR="003B44FC" w:rsidRPr="003B44FC">
        <w:rPr>
          <w:rFonts w:ascii="Times New Roman" w:eastAsia="更纱黑体 SC" w:hAnsi="Times New Roman" w:cs="Times New Roman" w:hint="eastAsia"/>
          <w:color w:val="EE0000"/>
          <w:highlight w:val="yellow"/>
        </w:rPr>
        <w:t>9</w:t>
      </w:r>
      <w:r w:rsidR="000C1704" w:rsidRPr="003B44FC">
        <w:rPr>
          <w:rFonts w:ascii="Times New Roman" w:eastAsia="更纱黑体 SC" w:hAnsi="Times New Roman" w:cs="Times New Roman"/>
          <w:color w:val="EE0000"/>
        </w:rPr>
        <w:t xml:space="preserve"> </w:t>
      </w:r>
      <w:r w:rsidR="000C1704">
        <w:rPr>
          <w:rFonts w:ascii="Times New Roman" w:eastAsia="更纱黑体 SC" w:hAnsi="Times New Roman" w:cs="Times New Roman" w:hint="eastAsia"/>
        </w:rPr>
        <w:t xml:space="preserve">radiomics features </w:t>
      </w:r>
      <w:r w:rsidR="000C1704">
        <w:rPr>
          <w:rFonts w:ascii="Times New Roman" w:eastAsia="更纱黑体 SC" w:hAnsi="Times New Roman" w:cs="Times New Roman"/>
        </w:rPr>
        <w:t>and</w:t>
      </w:r>
      <w:r w:rsidR="000C1704">
        <w:rPr>
          <w:rFonts w:ascii="Times New Roman" w:eastAsia="更纱黑体 SC" w:hAnsi="Times New Roman" w:cs="Times New Roman" w:hint="eastAsia"/>
        </w:rPr>
        <w:t xml:space="preserve"> 1 clinical feature (age) </w:t>
      </w:r>
      <w:r w:rsidR="000C1704">
        <w:rPr>
          <w:rFonts w:ascii="Times New Roman" w:eastAsia="更纱黑体 SC" w:hAnsi="Times New Roman" w:cs="Times New Roman"/>
        </w:rPr>
        <w:t>were retained for modeling</w:t>
      </w:r>
      <w:r>
        <w:rPr>
          <w:rFonts w:ascii="Times New Roman" w:eastAsia="更纱黑体 SC" w:hAnsi="Times New Roman" w:cs="Times New Roman"/>
        </w:rPr>
        <w:t xml:space="preserve">. Among the nine ML models, the </w:t>
      </w:r>
      <w:r>
        <w:rPr>
          <w:rFonts w:ascii="Times New Roman" w:eastAsia="更纱黑体 SC" w:hAnsi="Times New Roman" w:cs="Times New Roman"/>
        </w:rPr>
        <w:lastRenderedPageBreak/>
        <w:t xml:space="preserve">SVM model demonstrated superior </w:t>
      </w:r>
      <w:r w:rsidR="00201E98">
        <w:rPr>
          <w:rFonts w:ascii="Times New Roman" w:eastAsia="更纱黑体 SC" w:hAnsi="Times New Roman" w:cs="Times New Roman" w:hint="eastAsia"/>
        </w:rPr>
        <w:t>robustness</w:t>
      </w:r>
      <w:r>
        <w:rPr>
          <w:rFonts w:ascii="Times New Roman" w:eastAsia="更纱黑体 SC" w:hAnsi="Times New Roman" w:cs="Times New Roman"/>
        </w:rPr>
        <w:t xml:space="preserve">, achieving an AUC of </w:t>
      </w:r>
      <w:r w:rsidRPr="003B44FC">
        <w:rPr>
          <w:rFonts w:ascii="Times New Roman" w:eastAsia="更纱黑体 SC" w:hAnsi="Times New Roman" w:cs="Times New Roman"/>
          <w:color w:val="EE0000"/>
          <w:highlight w:val="yellow"/>
        </w:rPr>
        <w:t>0.7</w:t>
      </w:r>
      <w:r w:rsidR="00EE25E5" w:rsidRPr="003B44FC">
        <w:rPr>
          <w:rFonts w:ascii="Times New Roman" w:eastAsia="更纱黑体 SC" w:hAnsi="Times New Roman" w:cs="Times New Roman" w:hint="eastAsia"/>
          <w:color w:val="EE0000"/>
          <w:highlight w:val="yellow"/>
        </w:rPr>
        <w:t>1</w:t>
      </w:r>
      <w:r>
        <w:rPr>
          <w:rFonts w:ascii="Times New Roman" w:eastAsia="更纱黑体 SC" w:hAnsi="Times New Roman" w:cs="Times New Roman"/>
        </w:rPr>
        <w:t xml:space="preserve">, precision of </w:t>
      </w:r>
      <w:r w:rsidRPr="003B44FC">
        <w:rPr>
          <w:rFonts w:ascii="Times New Roman" w:eastAsia="更纱黑体 SC" w:hAnsi="Times New Roman" w:cs="Times New Roman"/>
          <w:color w:val="EE0000"/>
          <w:highlight w:val="yellow"/>
        </w:rPr>
        <w:t>0.</w:t>
      </w:r>
      <w:r w:rsidR="00F669D7" w:rsidRPr="003B44FC">
        <w:rPr>
          <w:rFonts w:ascii="Times New Roman" w:eastAsia="更纱黑体 SC" w:hAnsi="Times New Roman" w:cs="Times New Roman" w:hint="eastAsia"/>
          <w:color w:val="EE0000"/>
          <w:highlight w:val="yellow"/>
        </w:rPr>
        <w:t>77</w:t>
      </w:r>
      <w:r>
        <w:rPr>
          <w:rFonts w:ascii="Times New Roman" w:eastAsia="更纱黑体 SC" w:hAnsi="Times New Roman" w:cs="Times New Roman"/>
        </w:rPr>
        <w:t xml:space="preserve">, and accuracy of </w:t>
      </w:r>
      <w:r w:rsidRPr="003B44FC">
        <w:rPr>
          <w:rFonts w:ascii="Times New Roman" w:eastAsia="更纱黑体 SC" w:hAnsi="Times New Roman" w:cs="Times New Roman"/>
          <w:color w:val="EE0000"/>
          <w:highlight w:val="yellow"/>
        </w:rPr>
        <w:t>0.</w:t>
      </w:r>
      <w:r w:rsidR="00E93ADE" w:rsidRPr="003B44FC">
        <w:rPr>
          <w:rFonts w:ascii="Times New Roman" w:eastAsia="更纱黑体 SC" w:hAnsi="Times New Roman" w:cs="Times New Roman" w:hint="eastAsia"/>
          <w:color w:val="EE0000"/>
          <w:highlight w:val="yellow"/>
        </w:rPr>
        <w:t>6</w:t>
      </w:r>
      <w:r w:rsidR="00F669D7" w:rsidRPr="003B44FC">
        <w:rPr>
          <w:rFonts w:ascii="Times New Roman" w:eastAsia="更纱黑体 SC" w:hAnsi="Times New Roman" w:cs="Times New Roman" w:hint="eastAsia"/>
          <w:color w:val="EE0000"/>
          <w:highlight w:val="yellow"/>
        </w:rPr>
        <w:t>6</w:t>
      </w:r>
      <w:r w:rsidRPr="003B44FC">
        <w:rPr>
          <w:rFonts w:ascii="Times New Roman" w:eastAsia="更纱黑体 SC" w:hAnsi="Times New Roman" w:cs="Times New Roman"/>
          <w:color w:val="EE0000"/>
          <w:highlight w:val="yellow"/>
        </w:rPr>
        <w:t xml:space="preserve"> </w:t>
      </w:r>
      <w:r>
        <w:rPr>
          <w:rFonts w:ascii="Times New Roman" w:eastAsia="更纱黑体 SC" w:hAnsi="Times New Roman" w:cs="Times New Roman"/>
        </w:rPr>
        <w:t xml:space="preserve">in the validation set. SHAP analysis delineated the key radiomics features influencing model predictions and their respective contributions. </w:t>
      </w:r>
    </w:p>
    <w:p w14:paraId="7DFF342F" w14:textId="64ADFBAA" w:rsidR="00FD5EAD" w:rsidRPr="00C075D6" w:rsidRDefault="003A3784" w:rsidP="00043E37">
      <w:pPr>
        <w:tabs>
          <w:tab w:val="left" w:pos="1440"/>
        </w:tabs>
        <w:spacing w:line="480" w:lineRule="auto"/>
        <w:rPr>
          <w:color w:val="D1D1D1" w:themeColor="background2" w:themeShade="E6"/>
        </w:rPr>
      </w:pPr>
      <w:r>
        <w:rPr>
          <w:rFonts w:ascii="Times New Roman" w:eastAsia="更纱黑体 SC" w:hAnsi="Times New Roman" w:cs="Times New Roman"/>
          <w:b/>
          <w:bCs/>
        </w:rPr>
        <w:t>Conclusion:</w:t>
      </w:r>
      <w:r>
        <w:rPr>
          <w:rFonts w:ascii="Times New Roman" w:eastAsia="更纱黑体 SC" w:hAnsi="Times New Roman" w:cs="Times New Roman"/>
        </w:rPr>
        <w:t xml:space="preserve"> The SVM model built on CXR radiomics features exhibits </w:t>
      </w:r>
      <w:r w:rsidR="0033301A" w:rsidRPr="0033301A">
        <w:rPr>
          <w:rFonts w:ascii="Times New Roman" w:eastAsia="更纱黑体 SC" w:hAnsi="Times New Roman" w:cs="Times New Roman" w:hint="eastAsia"/>
          <w:color w:val="EE0000"/>
          <w:highlight w:val="yellow"/>
        </w:rPr>
        <w:t>moderate</w:t>
      </w:r>
      <w:r w:rsidRPr="0033301A">
        <w:rPr>
          <w:rFonts w:ascii="Times New Roman" w:eastAsia="更纱黑体 SC" w:hAnsi="Times New Roman" w:cs="Times New Roman"/>
          <w:color w:val="EE0000"/>
        </w:rPr>
        <w:t xml:space="preserve"> </w:t>
      </w:r>
      <w:r>
        <w:rPr>
          <w:rFonts w:ascii="Times New Roman" w:eastAsia="更纱黑体 SC" w:hAnsi="Times New Roman" w:cs="Times New Roman"/>
        </w:rPr>
        <w:t>discriminative ability and clinical utility for predicting the occurrence of RMPP in children.</w:t>
      </w:r>
      <w:r w:rsidR="00043E37" w:rsidRPr="00043E37">
        <w:t xml:space="preserve"> </w:t>
      </w:r>
      <w:r w:rsidR="00043E37" w:rsidRPr="00C075D6">
        <w:rPr>
          <w:rFonts w:ascii="Times New Roman" w:eastAsia="更纱黑体 SC" w:hAnsi="Times New Roman" w:cs="Times New Roman"/>
          <w:color w:val="D1D1D1" w:themeColor="background2" w:themeShade="E6"/>
          <w:highlight w:val="yellow"/>
        </w:rPr>
        <w:t>DCA confirmed its clinical net benefit. External validation in multicenter cohorts is warranted to confirm generalizability.</w:t>
      </w:r>
      <w:r w:rsidR="00043E37" w:rsidRPr="00C075D6">
        <w:rPr>
          <w:color w:val="D1D1D1" w:themeColor="background2" w:themeShade="E6"/>
        </w:rPr>
        <w:t xml:space="preserve"> </w:t>
      </w:r>
    </w:p>
    <w:p w14:paraId="397A9C49"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b/>
          <w:bCs/>
        </w:rPr>
        <w:t>Keywords:</w:t>
      </w:r>
      <w:r>
        <w:rPr>
          <w:rFonts w:ascii="Times New Roman" w:eastAsia="更纱黑体 SC" w:hAnsi="Times New Roman" w:cs="Times New Roman"/>
        </w:rPr>
        <w:t xml:space="preserve"> </w:t>
      </w:r>
      <w:r>
        <w:rPr>
          <w:rFonts w:ascii="Times New Roman" w:eastAsia="更纱黑体 SC" w:hAnsi="Times New Roman" w:cs="Times New Roman"/>
          <w:i/>
          <w:iCs/>
        </w:rPr>
        <w:t>Mycoplasma pneumoniae</w:t>
      </w:r>
      <w:r>
        <w:rPr>
          <w:rFonts w:ascii="Times New Roman" w:eastAsia="更纱黑体 SC" w:hAnsi="Times New Roman" w:cs="Times New Roman"/>
        </w:rPr>
        <w:t xml:space="preserve"> pneumonia, Children, Radiomics, Machine learning, Prediction model.</w:t>
      </w:r>
    </w:p>
    <w:p w14:paraId="2D5F53E1" w14:textId="77777777" w:rsidR="003107BA" w:rsidRDefault="003A3784">
      <w:pPr>
        <w:tabs>
          <w:tab w:val="left" w:pos="1440"/>
        </w:tabs>
        <w:spacing w:line="480" w:lineRule="auto"/>
        <w:rPr>
          <w:rFonts w:ascii="Times New Roman" w:eastAsia="更纱黑体 SC" w:hAnsi="Times New Roman" w:cs="Times New Roman"/>
          <w:b/>
          <w:bCs/>
        </w:rPr>
      </w:pPr>
      <w:r>
        <w:rPr>
          <w:rFonts w:ascii="Times New Roman" w:eastAsia="更纱黑体 SC" w:hAnsi="Times New Roman" w:cs="Times New Roman"/>
          <w:b/>
          <w:bCs/>
        </w:rPr>
        <w:t>List of Abbreviations</w:t>
      </w:r>
    </w:p>
    <w:p w14:paraId="7A26B8EA"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RMPP</w:t>
      </w:r>
      <w:r>
        <w:rPr>
          <w:rFonts w:ascii="Times New Roman" w:eastAsia="更纱黑体 SC" w:hAnsi="Times New Roman" w:cs="Times New Roman" w:hint="eastAsia"/>
        </w:rPr>
        <w:t>,</w:t>
      </w:r>
      <w:r>
        <w:rPr>
          <w:rFonts w:ascii="Times New Roman" w:eastAsia="更纱黑体 SC" w:hAnsi="Times New Roman" w:cs="Times New Roman"/>
        </w:rPr>
        <w:t xml:space="preserve"> refractory Mycoplasma pneumoniae pneumonia</w:t>
      </w:r>
    </w:p>
    <w:p w14:paraId="3A90DE45"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CXR</w:t>
      </w:r>
      <w:r>
        <w:rPr>
          <w:rFonts w:ascii="Times New Roman" w:eastAsia="更纱黑体 SC" w:hAnsi="Times New Roman" w:cs="Times New Roman" w:hint="eastAsia"/>
        </w:rPr>
        <w:t>,</w:t>
      </w:r>
      <w:r>
        <w:rPr>
          <w:rFonts w:ascii="Times New Roman" w:eastAsia="更纱黑体 SC" w:hAnsi="Times New Roman" w:cs="Times New Roman"/>
        </w:rPr>
        <w:t xml:space="preserve"> Chest X-ray</w:t>
      </w:r>
    </w:p>
    <w:p w14:paraId="62ABE13E"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CT</w:t>
      </w:r>
      <w:r>
        <w:rPr>
          <w:rFonts w:ascii="Times New Roman" w:eastAsia="更纱黑体 SC" w:hAnsi="Times New Roman" w:cs="Times New Roman" w:hint="eastAsia"/>
        </w:rPr>
        <w:t>,</w:t>
      </w:r>
      <w:r>
        <w:rPr>
          <w:rFonts w:ascii="Times New Roman" w:eastAsia="更纱黑体 SC" w:hAnsi="Times New Roman" w:cs="Times New Roman"/>
        </w:rPr>
        <w:t xml:space="preserve"> computed tomography</w:t>
      </w:r>
    </w:p>
    <w:p w14:paraId="76ED021A"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DICOM</w:t>
      </w:r>
      <w:r>
        <w:rPr>
          <w:rFonts w:ascii="Times New Roman" w:eastAsia="更纱黑体 SC" w:hAnsi="Times New Roman" w:cs="Times New Roman" w:hint="eastAsia"/>
        </w:rPr>
        <w:t xml:space="preserve">, </w:t>
      </w:r>
      <w:r>
        <w:rPr>
          <w:rFonts w:ascii="Times New Roman" w:eastAsia="更纱黑体 SC" w:hAnsi="Times New Roman" w:cs="Times New Roman"/>
        </w:rPr>
        <w:t>Digital Imaging and Communications in Medicine</w:t>
      </w:r>
    </w:p>
    <w:p w14:paraId="7D76A5F0"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ROI</w:t>
      </w:r>
      <w:r>
        <w:rPr>
          <w:rFonts w:ascii="Times New Roman" w:eastAsia="更纱黑体 SC" w:hAnsi="Times New Roman" w:cs="Times New Roman" w:hint="eastAsia"/>
        </w:rPr>
        <w:t>,</w:t>
      </w:r>
      <w:r>
        <w:rPr>
          <w:rFonts w:ascii="Times New Roman" w:eastAsia="更纱黑体 SC" w:hAnsi="Times New Roman" w:cs="Times New Roman"/>
        </w:rPr>
        <w:t xml:space="preserve"> Regions of interest</w:t>
      </w:r>
    </w:p>
    <w:p w14:paraId="4BC8EA30"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GLCM</w:t>
      </w:r>
      <w:r>
        <w:rPr>
          <w:rFonts w:ascii="Times New Roman" w:eastAsia="更纱黑体 SC" w:hAnsi="Times New Roman" w:cs="Times New Roman" w:hint="eastAsia"/>
        </w:rPr>
        <w:t>,</w:t>
      </w:r>
      <w:r>
        <w:rPr>
          <w:rFonts w:ascii="Times New Roman" w:eastAsia="更纱黑体 SC" w:hAnsi="Times New Roman" w:cs="Times New Roman"/>
        </w:rPr>
        <w:t xml:space="preserve"> gray level co-occurrence matrix</w:t>
      </w:r>
    </w:p>
    <w:p w14:paraId="75CD12F8"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GLRLM</w:t>
      </w:r>
      <w:r>
        <w:rPr>
          <w:rFonts w:ascii="Times New Roman" w:eastAsia="更纱黑体 SC" w:hAnsi="Times New Roman" w:cs="Times New Roman" w:hint="eastAsia"/>
        </w:rPr>
        <w:t>,</w:t>
      </w:r>
      <w:r>
        <w:rPr>
          <w:rFonts w:ascii="Times New Roman" w:eastAsia="更纱黑体 SC" w:hAnsi="Times New Roman" w:cs="Times New Roman"/>
        </w:rPr>
        <w:t xml:space="preserve"> gray level run length matrix</w:t>
      </w:r>
    </w:p>
    <w:p w14:paraId="575DA4A3"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GLSZM</w:t>
      </w:r>
      <w:r>
        <w:rPr>
          <w:rFonts w:ascii="Times New Roman" w:eastAsia="更纱黑体 SC" w:hAnsi="Times New Roman" w:cs="Times New Roman" w:hint="eastAsia"/>
        </w:rPr>
        <w:t>,</w:t>
      </w:r>
      <w:r>
        <w:rPr>
          <w:rFonts w:ascii="Times New Roman" w:eastAsia="更纱黑体 SC" w:hAnsi="Times New Roman" w:cs="Times New Roman"/>
        </w:rPr>
        <w:t xml:space="preserve"> gray level size zone matrix </w:t>
      </w:r>
    </w:p>
    <w:p w14:paraId="3E81D476"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GLDM</w:t>
      </w:r>
      <w:r>
        <w:rPr>
          <w:rFonts w:ascii="Times New Roman" w:eastAsia="更纱黑体 SC" w:hAnsi="Times New Roman" w:cs="Times New Roman" w:hint="eastAsia"/>
        </w:rPr>
        <w:t>,</w:t>
      </w:r>
      <w:r>
        <w:rPr>
          <w:rFonts w:ascii="Times New Roman" w:eastAsia="更纱黑体 SC" w:hAnsi="Times New Roman" w:cs="Times New Roman"/>
        </w:rPr>
        <w:t xml:space="preserve"> gray level dependence matrix</w:t>
      </w:r>
    </w:p>
    <w:p w14:paraId="15C08524"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NGTDM</w:t>
      </w:r>
      <w:r>
        <w:rPr>
          <w:rFonts w:ascii="Times New Roman" w:eastAsia="更纱黑体 SC" w:hAnsi="Times New Roman" w:cs="Times New Roman" w:hint="eastAsia"/>
        </w:rPr>
        <w:t>,</w:t>
      </w:r>
      <w:r>
        <w:rPr>
          <w:rFonts w:ascii="Times New Roman" w:eastAsia="更纱黑体 SC" w:hAnsi="Times New Roman" w:cs="Times New Roman"/>
        </w:rPr>
        <w:t xml:space="preserve"> neighboring gray tone difference matrix</w:t>
      </w:r>
    </w:p>
    <w:p w14:paraId="15C07A7E"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CV</w:t>
      </w:r>
      <w:r>
        <w:rPr>
          <w:rFonts w:ascii="Times New Roman" w:eastAsia="更纱黑体 SC" w:hAnsi="Times New Roman" w:cs="Times New Roman" w:hint="eastAsia"/>
        </w:rPr>
        <w:t>,</w:t>
      </w:r>
      <w:r>
        <w:rPr>
          <w:rFonts w:ascii="Times New Roman" w:eastAsia="更纱黑体 SC" w:hAnsi="Times New Roman" w:cs="Times New Roman"/>
        </w:rPr>
        <w:t xml:space="preserve"> cross-validation </w:t>
      </w:r>
    </w:p>
    <w:p w14:paraId="1427E108"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lastRenderedPageBreak/>
        <w:t>FDR</w:t>
      </w:r>
      <w:r>
        <w:rPr>
          <w:rFonts w:ascii="Times New Roman" w:eastAsia="更纱黑体 SC" w:hAnsi="Times New Roman" w:cs="Times New Roman" w:hint="eastAsia"/>
        </w:rPr>
        <w:t>,</w:t>
      </w:r>
      <w:r>
        <w:rPr>
          <w:rFonts w:ascii="Times New Roman" w:eastAsia="更纱黑体 SC" w:hAnsi="Times New Roman" w:cs="Times New Roman"/>
        </w:rPr>
        <w:t xml:space="preserve"> false discovery rate</w:t>
      </w:r>
    </w:p>
    <w:p w14:paraId="58F0BEA8"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mRMR</w:t>
      </w:r>
      <w:r>
        <w:rPr>
          <w:rFonts w:ascii="Times New Roman" w:eastAsia="更纱黑体 SC" w:hAnsi="Times New Roman" w:cs="Times New Roman" w:hint="eastAsia"/>
        </w:rPr>
        <w:t>,</w:t>
      </w:r>
      <w:r>
        <w:rPr>
          <w:rFonts w:ascii="Times New Roman" w:eastAsia="更纱黑体 SC" w:hAnsi="Times New Roman" w:cs="Times New Roman"/>
        </w:rPr>
        <w:t xml:space="preserve"> minimum redundancy maximum relevance</w:t>
      </w:r>
    </w:p>
    <w:p w14:paraId="26CF0933"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LR</w:t>
      </w:r>
      <w:r>
        <w:rPr>
          <w:rFonts w:ascii="Times New Roman" w:eastAsia="更纱黑体 SC" w:hAnsi="Times New Roman" w:cs="Times New Roman" w:hint="eastAsia"/>
        </w:rPr>
        <w:t>,</w:t>
      </w:r>
      <w:r>
        <w:rPr>
          <w:rFonts w:ascii="Times New Roman" w:eastAsia="更纱黑体 SC" w:hAnsi="Times New Roman" w:cs="Times New Roman"/>
        </w:rPr>
        <w:t xml:space="preserve"> Logistic Regression</w:t>
      </w:r>
    </w:p>
    <w:p w14:paraId="6FA0BF05"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RF</w:t>
      </w:r>
      <w:r>
        <w:rPr>
          <w:rFonts w:ascii="Times New Roman" w:eastAsia="更纱黑体 SC" w:hAnsi="Times New Roman" w:cs="Times New Roman" w:hint="eastAsia"/>
        </w:rPr>
        <w:t>, R</w:t>
      </w:r>
      <w:r>
        <w:rPr>
          <w:rFonts w:ascii="Times New Roman" w:eastAsia="更纱黑体 SC" w:hAnsi="Times New Roman" w:cs="Times New Roman"/>
        </w:rPr>
        <w:t xml:space="preserve">andom </w:t>
      </w:r>
      <w:r>
        <w:rPr>
          <w:rFonts w:ascii="Times New Roman" w:eastAsia="更纱黑体 SC" w:hAnsi="Times New Roman" w:cs="Times New Roman" w:hint="eastAsia"/>
        </w:rPr>
        <w:t>F</w:t>
      </w:r>
      <w:r>
        <w:rPr>
          <w:rFonts w:ascii="Times New Roman" w:eastAsia="更纱黑体 SC" w:hAnsi="Times New Roman" w:cs="Times New Roman"/>
        </w:rPr>
        <w:t>orest</w:t>
      </w:r>
    </w:p>
    <w:p w14:paraId="04CD0653"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MLP</w:t>
      </w:r>
      <w:r>
        <w:rPr>
          <w:rFonts w:ascii="Times New Roman" w:eastAsia="更纱黑体 SC" w:hAnsi="Times New Roman" w:cs="Times New Roman" w:hint="eastAsia"/>
        </w:rPr>
        <w:t>,</w:t>
      </w:r>
      <w:r>
        <w:rPr>
          <w:rFonts w:ascii="Times New Roman" w:eastAsia="更纱黑体 SC" w:hAnsi="Times New Roman" w:cs="Times New Roman"/>
        </w:rPr>
        <w:t xml:space="preserve"> Multilayer Perceptron</w:t>
      </w:r>
    </w:p>
    <w:p w14:paraId="48785A05"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SVM</w:t>
      </w:r>
      <w:r>
        <w:rPr>
          <w:rFonts w:ascii="Times New Roman" w:eastAsia="更纱黑体 SC" w:hAnsi="Times New Roman" w:cs="Times New Roman" w:hint="eastAsia"/>
        </w:rPr>
        <w:t>,</w:t>
      </w:r>
      <w:r>
        <w:rPr>
          <w:rFonts w:ascii="Times New Roman" w:eastAsia="更纱黑体 SC" w:hAnsi="Times New Roman" w:cs="Times New Roman"/>
        </w:rPr>
        <w:t xml:space="preserve"> Support Vector Machine </w:t>
      </w:r>
    </w:p>
    <w:p w14:paraId="4C2250AD"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XGBoost</w:t>
      </w:r>
      <w:r>
        <w:rPr>
          <w:rFonts w:ascii="Times New Roman" w:eastAsia="更纱黑体 SC" w:hAnsi="Times New Roman" w:cs="Times New Roman" w:hint="eastAsia"/>
        </w:rPr>
        <w:t>,</w:t>
      </w:r>
      <w:r>
        <w:rPr>
          <w:rFonts w:ascii="Times New Roman" w:eastAsia="更纱黑体 SC" w:hAnsi="Times New Roman" w:cs="Times New Roman"/>
        </w:rPr>
        <w:t xml:space="preserve"> Extreme Gradient Boosting</w:t>
      </w:r>
    </w:p>
    <w:p w14:paraId="5B7DD509"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GaussianNB</w:t>
      </w:r>
      <w:r>
        <w:rPr>
          <w:rFonts w:ascii="Times New Roman" w:eastAsia="更纱黑体 SC" w:hAnsi="Times New Roman" w:cs="Times New Roman" w:hint="eastAsia"/>
        </w:rPr>
        <w:t>,</w:t>
      </w:r>
      <w:r>
        <w:rPr>
          <w:rFonts w:ascii="Times New Roman" w:eastAsia="更纱黑体 SC" w:hAnsi="Times New Roman" w:cs="Times New Roman"/>
        </w:rPr>
        <w:t xml:space="preserve"> Gaussian Naive Bayes</w:t>
      </w:r>
    </w:p>
    <w:p w14:paraId="0562B275"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KNN</w:t>
      </w:r>
      <w:r>
        <w:rPr>
          <w:rFonts w:ascii="Times New Roman" w:eastAsia="更纱黑体 SC" w:hAnsi="Times New Roman" w:cs="Times New Roman" w:hint="eastAsia"/>
        </w:rPr>
        <w:t>,</w:t>
      </w:r>
      <w:r>
        <w:rPr>
          <w:rFonts w:ascii="Times New Roman" w:eastAsia="更纱黑体 SC" w:hAnsi="Times New Roman" w:cs="Times New Roman"/>
        </w:rPr>
        <w:t xml:space="preserve"> K-Nearest Neighbors</w:t>
      </w:r>
    </w:p>
    <w:p w14:paraId="3664F378"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AUC</w:t>
      </w:r>
      <w:r>
        <w:rPr>
          <w:rFonts w:ascii="Times New Roman" w:eastAsia="更纱黑体 SC" w:hAnsi="Times New Roman" w:cs="Times New Roman" w:hint="eastAsia"/>
        </w:rPr>
        <w:t xml:space="preserve">, </w:t>
      </w:r>
      <w:r>
        <w:rPr>
          <w:rFonts w:ascii="Times New Roman" w:eastAsia="更纱黑体 SC" w:hAnsi="Times New Roman" w:cs="Times New Roman"/>
        </w:rPr>
        <w:t>Area Under Curve</w:t>
      </w:r>
    </w:p>
    <w:p w14:paraId="59DD0893"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ROC</w:t>
      </w:r>
      <w:r>
        <w:rPr>
          <w:rFonts w:ascii="Times New Roman" w:eastAsia="更纱黑体 SC" w:hAnsi="Times New Roman" w:cs="Times New Roman" w:hint="eastAsia"/>
        </w:rPr>
        <w:t xml:space="preserve">, </w:t>
      </w:r>
      <w:r>
        <w:rPr>
          <w:rFonts w:ascii="Times New Roman" w:eastAsia="更纱黑体 SC" w:hAnsi="Times New Roman" w:cs="Times New Roman"/>
        </w:rPr>
        <w:t>Receiver operating characteristic curve</w:t>
      </w:r>
    </w:p>
    <w:p w14:paraId="0F9EE245"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SHAP</w:t>
      </w:r>
      <w:r>
        <w:rPr>
          <w:rFonts w:ascii="Times New Roman" w:eastAsia="更纱黑体 SC" w:hAnsi="Times New Roman" w:cs="Times New Roman" w:hint="eastAsia"/>
        </w:rPr>
        <w:t>,</w:t>
      </w:r>
      <w:r>
        <w:rPr>
          <w:rFonts w:ascii="Times New Roman" w:eastAsia="更纱黑体 SC" w:hAnsi="Times New Roman" w:cs="Times New Roman"/>
        </w:rPr>
        <w:t xml:space="preserve"> Shapley Additive Explanations</w:t>
      </w:r>
    </w:p>
    <w:p w14:paraId="5D5B3600"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hint="eastAsia"/>
        </w:rPr>
        <w:t xml:space="preserve">Q-Q plot, </w:t>
      </w:r>
      <w:r>
        <w:rPr>
          <w:rFonts w:ascii="Times New Roman" w:eastAsia="更纱黑体 SC" w:hAnsi="Times New Roman" w:cs="Times New Roman"/>
        </w:rPr>
        <w:t>Quantile-Quantile plot</w:t>
      </w:r>
    </w:p>
    <w:p w14:paraId="0F337C0A"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CRP, C-reactive protein</w:t>
      </w:r>
    </w:p>
    <w:p w14:paraId="452A3D89"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WBC, white blood cell count</w:t>
      </w:r>
    </w:p>
    <w:p w14:paraId="00878990"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NEUT, neutrophil count</w:t>
      </w:r>
    </w:p>
    <w:p w14:paraId="6AB51627"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LYMPH, lymphocyte count</w:t>
      </w:r>
    </w:p>
    <w:p w14:paraId="401FC2E4"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Hb, hemoglobin</w:t>
      </w:r>
    </w:p>
    <w:p w14:paraId="1D847946"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PLT, platelet count</w:t>
      </w:r>
    </w:p>
    <w:p w14:paraId="7E2D411A"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ALT, alanine aminotransferase</w:t>
      </w:r>
    </w:p>
    <w:p w14:paraId="29277802"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lastRenderedPageBreak/>
        <w:t>AST, aspartate aminotransferase</w:t>
      </w:r>
    </w:p>
    <w:p w14:paraId="6A33BE6A"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LDH, lactate dehydrogenase</w:t>
      </w:r>
    </w:p>
    <w:p w14:paraId="5E1CD29B"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CK, creatine kinase</w:t>
      </w:r>
    </w:p>
    <w:p w14:paraId="12C865F1"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CK-MB, creatine kinase-MB isoenzyme</w:t>
      </w:r>
    </w:p>
    <w:p w14:paraId="2CFB9C07"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PT, prothrombin time</w:t>
      </w:r>
    </w:p>
    <w:p w14:paraId="4B9D8B57"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APTT, activated partial thromboplastin time</w:t>
      </w:r>
    </w:p>
    <w:p w14:paraId="4BB8E1CA"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PACS</w:t>
      </w:r>
      <w:r>
        <w:rPr>
          <w:rFonts w:ascii="Times New Roman" w:eastAsia="更纱黑体 SC" w:hAnsi="Times New Roman" w:cs="Times New Roman" w:hint="eastAsia"/>
        </w:rPr>
        <w:t>,</w:t>
      </w:r>
      <w:r>
        <w:rPr>
          <w:rFonts w:ascii="Times New Roman" w:eastAsia="更纱黑体 SC" w:hAnsi="Times New Roman" w:cs="Times New Roman"/>
        </w:rPr>
        <w:t xml:space="preserve"> picture archiving and communication system</w:t>
      </w:r>
    </w:p>
    <w:p w14:paraId="259FBE63" w14:textId="77777777" w:rsidR="003107BA" w:rsidRDefault="003107BA">
      <w:pPr>
        <w:tabs>
          <w:tab w:val="left" w:pos="1440"/>
        </w:tabs>
        <w:spacing w:line="480" w:lineRule="auto"/>
        <w:rPr>
          <w:rFonts w:ascii="Times New Roman" w:eastAsia="更纱黑体 SC" w:hAnsi="Times New Roman" w:cs="Times New Roman"/>
          <w:b/>
          <w:bCs/>
        </w:rPr>
      </w:pPr>
    </w:p>
    <w:p w14:paraId="110E12D1" w14:textId="77777777" w:rsidR="003107BA" w:rsidRDefault="003107BA">
      <w:pPr>
        <w:tabs>
          <w:tab w:val="left" w:pos="1440"/>
        </w:tabs>
        <w:spacing w:line="480" w:lineRule="auto"/>
        <w:rPr>
          <w:rFonts w:ascii="Times New Roman" w:eastAsia="更纱黑体 SC" w:hAnsi="Times New Roman" w:cs="Times New Roman"/>
          <w:b/>
          <w:bCs/>
        </w:rPr>
      </w:pPr>
    </w:p>
    <w:p w14:paraId="58C93B59" w14:textId="77777777" w:rsidR="003107BA" w:rsidRDefault="003107BA">
      <w:pPr>
        <w:tabs>
          <w:tab w:val="left" w:pos="1440"/>
        </w:tabs>
        <w:spacing w:line="480" w:lineRule="auto"/>
        <w:rPr>
          <w:rFonts w:ascii="Times New Roman" w:eastAsia="更纱黑体 SC" w:hAnsi="Times New Roman" w:cs="Times New Roman"/>
          <w:b/>
          <w:bCs/>
        </w:rPr>
      </w:pPr>
    </w:p>
    <w:p w14:paraId="5CB9B2B1" w14:textId="77777777" w:rsidR="003107BA" w:rsidRDefault="003107BA">
      <w:pPr>
        <w:tabs>
          <w:tab w:val="left" w:pos="1440"/>
        </w:tabs>
        <w:spacing w:line="480" w:lineRule="auto"/>
        <w:rPr>
          <w:rFonts w:ascii="Times New Roman" w:eastAsia="更纱黑体 SC" w:hAnsi="Times New Roman" w:cs="Times New Roman"/>
          <w:b/>
          <w:bCs/>
        </w:rPr>
      </w:pPr>
    </w:p>
    <w:p w14:paraId="4A7406FD" w14:textId="77777777" w:rsidR="003107BA" w:rsidRDefault="003107BA">
      <w:pPr>
        <w:tabs>
          <w:tab w:val="left" w:pos="1440"/>
        </w:tabs>
        <w:spacing w:line="480" w:lineRule="auto"/>
        <w:rPr>
          <w:rFonts w:ascii="Times New Roman" w:eastAsia="更纱黑体 SC" w:hAnsi="Times New Roman" w:cs="Times New Roman"/>
          <w:b/>
          <w:bCs/>
        </w:rPr>
      </w:pPr>
    </w:p>
    <w:p w14:paraId="5DABDFFD" w14:textId="77777777" w:rsidR="003107BA" w:rsidRDefault="003107BA">
      <w:pPr>
        <w:tabs>
          <w:tab w:val="left" w:pos="1440"/>
        </w:tabs>
        <w:spacing w:line="480" w:lineRule="auto"/>
        <w:rPr>
          <w:rFonts w:ascii="Times New Roman" w:eastAsia="更纱黑体 SC" w:hAnsi="Times New Roman" w:cs="Times New Roman"/>
          <w:b/>
          <w:bCs/>
        </w:rPr>
      </w:pPr>
    </w:p>
    <w:p w14:paraId="5DD51DB2" w14:textId="77777777" w:rsidR="003107BA" w:rsidRDefault="003107BA">
      <w:pPr>
        <w:tabs>
          <w:tab w:val="left" w:pos="1440"/>
        </w:tabs>
        <w:spacing w:line="480" w:lineRule="auto"/>
        <w:rPr>
          <w:rFonts w:ascii="Times New Roman" w:eastAsia="更纱黑体 SC" w:hAnsi="Times New Roman" w:cs="Times New Roman"/>
          <w:b/>
          <w:bCs/>
        </w:rPr>
      </w:pPr>
    </w:p>
    <w:p w14:paraId="45517114" w14:textId="77777777" w:rsidR="003107BA" w:rsidRDefault="003107BA">
      <w:pPr>
        <w:tabs>
          <w:tab w:val="left" w:pos="1440"/>
        </w:tabs>
        <w:spacing w:line="480" w:lineRule="auto"/>
        <w:rPr>
          <w:rFonts w:ascii="Times New Roman" w:eastAsia="更纱黑体 SC" w:hAnsi="Times New Roman" w:cs="Times New Roman"/>
          <w:b/>
          <w:bCs/>
        </w:rPr>
      </w:pPr>
    </w:p>
    <w:p w14:paraId="4A5EA0E6" w14:textId="77777777" w:rsidR="003107BA" w:rsidRDefault="003107BA">
      <w:pPr>
        <w:tabs>
          <w:tab w:val="left" w:pos="1440"/>
        </w:tabs>
        <w:spacing w:line="480" w:lineRule="auto"/>
        <w:rPr>
          <w:rFonts w:ascii="Times New Roman" w:eastAsia="更纱黑体 SC" w:hAnsi="Times New Roman" w:cs="Times New Roman"/>
          <w:b/>
          <w:bCs/>
        </w:rPr>
      </w:pPr>
    </w:p>
    <w:p w14:paraId="56D63B8F" w14:textId="77777777" w:rsidR="003107BA" w:rsidRDefault="003107BA">
      <w:pPr>
        <w:tabs>
          <w:tab w:val="left" w:pos="1440"/>
        </w:tabs>
        <w:spacing w:line="480" w:lineRule="auto"/>
        <w:rPr>
          <w:rFonts w:ascii="Times New Roman" w:eastAsia="更纱黑体 SC" w:hAnsi="Times New Roman" w:cs="Times New Roman"/>
          <w:b/>
          <w:bCs/>
        </w:rPr>
      </w:pPr>
    </w:p>
    <w:p w14:paraId="60B47C1C" w14:textId="77777777" w:rsidR="003107BA" w:rsidRDefault="003107BA">
      <w:pPr>
        <w:tabs>
          <w:tab w:val="left" w:pos="1440"/>
        </w:tabs>
        <w:spacing w:line="480" w:lineRule="auto"/>
        <w:rPr>
          <w:rFonts w:ascii="Times New Roman" w:eastAsia="更纱黑体 SC" w:hAnsi="Times New Roman" w:cs="Times New Roman"/>
          <w:b/>
          <w:bCs/>
        </w:rPr>
      </w:pPr>
    </w:p>
    <w:p w14:paraId="7BCF3C59" w14:textId="77777777" w:rsidR="003107BA" w:rsidRDefault="003107BA">
      <w:pPr>
        <w:tabs>
          <w:tab w:val="left" w:pos="1440"/>
        </w:tabs>
        <w:spacing w:line="480" w:lineRule="auto"/>
        <w:rPr>
          <w:rFonts w:ascii="Times New Roman" w:eastAsia="更纱黑体 SC" w:hAnsi="Times New Roman" w:cs="Times New Roman"/>
          <w:b/>
          <w:bCs/>
        </w:rPr>
      </w:pPr>
    </w:p>
    <w:p w14:paraId="03E5BC4D" w14:textId="77777777" w:rsidR="003107BA" w:rsidRDefault="003107BA">
      <w:pPr>
        <w:tabs>
          <w:tab w:val="left" w:pos="1440"/>
        </w:tabs>
        <w:spacing w:line="480" w:lineRule="auto"/>
        <w:rPr>
          <w:rFonts w:ascii="Times New Roman" w:eastAsia="更纱黑体 SC" w:hAnsi="Times New Roman" w:cs="Times New Roman"/>
          <w:b/>
          <w:bCs/>
        </w:rPr>
      </w:pPr>
    </w:p>
    <w:p w14:paraId="21DC63CF" w14:textId="77777777" w:rsidR="003107BA" w:rsidRDefault="003107BA">
      <w:pPr>
        <w:tabs>
          <w:tab w:val="left" w:pos="1440"/>
        </w:tabs>
        <w:spacing w:line="480" w:lineRule="auto"/>
        <w:rPr>
          <w:rFonts w:ascii="Times New Roman" w:eastAsia="更纱黑体 SC" w:hAnsi="Times New Roman" w:cs="Times New Roman"/>
          <w:b/>
          <w:bCs/>
        </w:rPr>
      </w:pPr>
    </w:p>
    <w:p w14:paraId="0F6308D2" w14:textId="77777777" w:rsidR="003107BA" w:rsidRDefault="003107BA">
      <w:pPr>
        <w:tabs>
          <w:tab w:val="left" w:pos="1440"/>
        </w:tabs>
        <w:spacing w:line="480" w:lineRule="auto"/>
        <w:rPr>
          <w:rFonts w:ascii="Times New Roman" w:eastAsia="更纱黑体 SC" w:hAnsi="Times New Roman" w:cs="Times New Roman"/>
          <w:b/>
          <w:bCs/>
        </w:rPr>
      </w:pPr>
    </w:p>
    <w:p w14:paraId="582B8462" w14:textId="77777777" w:rsidR="003107BA" w:rsidRDefault="003A3784">
      <w:pPr>
        <w:tabs>
          <w:tab w:val="left" w:pos="1440"/>
        </w:tabs>
        <w:spacing w:line="480" w:lineRule="auto"/>
        <w:rPr>
          <w:rFonts w:ascii="Times New Roman" w:eastAsia="更纱黑体 SC" w:hAnsi="Times New Roman" w:cs="Times New Roman"/>
          <w:sz w:val="28"/>
          <w:szCs w:val="28"/>
        </w:rPr>
      </w:pPr>
      <w:r>
        <w:rPr>
          <w:rFonts w:ascii="Times New Roman" w:eastAsia="更纱黑体 SC" w:hAnsi="Times New Roman" w:cs="Times New Roman"/>
          <w:b/>
          <w:bCs/>
          <w:sz w:val="28"/>
          <w:szCs w:val="28"/>
        </w:rPr>
        <w:t>Introduction</w:t>
      </w:r>
    </w:p>
    <w:p w14:paraId="4189EB8F" w14:textId="4A26C1C6" w:rsidR="003107BA" w:rsidRPr="000F38B9" w:rsidRDefault="003A3784">
      <w:pPr>
        <w:tabs>
          <w:tab w:val="left" w:pos="1440"/>
        </w:tabs>
        <w:spacing w:line="480" w:lineRule="auto"/>
        <w:rPr>
          <w:rFonts w:ascii="Times New Roman" w:hAnsi="Times New Roman" w:cs="Times New Roman"/>
        </w:rPr>
      </w:pPr>
      <w:r>
        <w:rPr>
          <w:rFonts w:ascii="Times New Roman" w:eastAsia="更纱黑体 SC" w:hAnsi="Times New Roman" w:cs="Times New Roman"/>
          <w:i/>
          <w:iCs/>
        </w:rPr>
        <w:t>Mycoplasma pneumoniae</w:t>
      </w:r>
      <w:r>
        <w:rPr>
          <w:rFonts w:ascii="Times New Roman" w:eastAsia="更纱黑体 SC" w:hAnsi="Times New Roman" w:cs="Times New Roman"/>
        </w:rPr>
        <w:t xml:space="preserve"> pneumonia (MPP) is a common type of community-acquired pneumonia in children, particularly prevalent among school-aged children and young adults </w:t>
      </w:r>
      <w:r>
        <w:rPr>
          <w:rFonts w:ascii="Times New Roman" w:eastAsia="更纱黑体 SC" w:hAnsi="Times New Roman" w:cs="Times New Roman"/>
        </w:rPr>
        <w:fldChar w:fldCharType="begin"/>
      </w:r>
      <w:r>
        <w:rPr>
          <w:rFonts w:ascii="Times New Roman" w:eastAsia="更纱黑体 SC" w:hAnsi="Times New Roman" w:cs="Times New Roman"/>
        </w:rPr>
        <w:instrText xml:space="preserve"> ADDIN ZOTERO_ITEM CSL_CITATION {"citationID":"mZ6z8mKp","properties":{"formattedCitation":"(1)","plainCitation":"(1)","noteIndex":0},"citationItems":[{"id":1475,"uris":["http://zotero.org/users/14750203/items/8LLXYHVP"],"itemData":{"id":1475,"type":"article-journal","container-title":"The Lancet Microbe","DOI":"10.1016/S2666-5247(23)00031-9","ISSN":"2666-5247","issue":"5","journalAbbreviation":"The Lancet Microbe","language":"en","note":"TLDR: Both prevalence and infection pattern of respiratory pathogens differed between patients with SCAP and patients with non-SCAP in an age-dependent manner, suggesting potential advantages to age-related strategies for vaccine schedules, as well as clinical diagnosis, treatment, and therapy.\ntitleTranslation: 2009 - 2020</w:instrText>
      </w:r>
      <w:r>
        <w:rPr>
          <w:rFonts w:ascii="Times New Roman" w:eastAsia="更纱黑体 SC" w:hAnsi="Times New Roman" w:cs="Times New Roman"/>
        </w:rPr>
        <w:instrText>年中国不同年龄段社区获得性肺炎感染和合并感染模式：一项全国监测研究</w:instrText>
      </w:r>
      <w:r>
        <w:rPr>
          <w:rFonts w:ascii="Times New Roman" w:eastAsia="更纱黑体 SC" w:hAnsi="Times New Roman" w:cs="Times New Roman"/>
        </w:rPr>
        <w:instrText xml:space="preserve">","page":"e330-e339","PMID":"37001538","publisher":"Elsevier","source":"www.thelancet.com","title":"Infection and co-infection patterns of community-acquired pneumonia in patients of different ages in China from 2009 to 2020: a national surveillance study","title-short":"Infection and co-infection patterns of community-acquired pneumonia in patients of different ages in China from 2009 to 2020","volume":"4","author":[{"family":"Liu","given":"Yan-Ning"},{"family":"Zhang","given":"Yun-Fa"},{"family":"Xu","given":"Qiang"},{"family":"Qiu","given":"Yan"},{"family":"Lu","given":"Qing-Bin"},{"family":"Wang","given":"Tao"},{"family":"Zhang","given":"Xiao-Ai"},{"family":"Lin","given":"Sheng-Hong"},{"family":"Lv","given":"Chen-Long"},{"family":"Jiang","given":"Bao-Gui"},{"family":"Li","given":"Hao"},{"family":"Li","given":"Zhong-Jie"},{"family":"Gao","given":"George F."},{"family":"Yang","given":"Wei-Zhong"},{"family":"Hay","given":"Simon I."},{"family":"Wang","given":"Li-Ping"},{"family":"Fang","given":"Li-Qun"},{"family":"Liu","given":"Wei"}],"issued":{"date-parts":[["2023",5,1]]}}}],"schema":"https://github.com/citation-style-language/schema/raw/master/csl-citation.json"} </w:instrText>
      </w:r>
      <w:r>
        <w:rPr>
          <w:rFonts w:ascii="Times New Roman" w:eastAsia="更纱黑体 SC" w:hAnsi="Times New Roman" w:cs="Times New Roman"/>
        </w:rPr>
        <w:fldChar w:fldCharType="separate"/>
      </w:r>
      <w:r>
        <w:rPr>
          <w:rFonts w:ascii="Times New Roman" w:hAnsi="Times New Roman" w:cs="Times New Roman"/>
        </w:rPr>
        <w:t>(1)</w:t>
      </w:r>
      <w:r>
        <w:rPr>
          <w:rFonts w:ascii="Times New Roman" w:eastAsia="更纱黑体 SC" w:hAnsi="Times New Roman" w:cs="Times New Roman"/>
        </w:rPr>
        <w:fldChar w:fldCharType="end"/>
      </w:r>
      <w:r>
        <w:rPr>
          <w:rFonts w:ascii="Times New Roman" w:eastAsia="更纱黑体 SC" w:hAnsi="Times New Roman" w:cs="Times New Roman"/>
        </w:rPr>
        <w:t>. In recent years, MPP has shown periodic outbreaks and a trend toward younger affected population</w:t>
      </w:r>
      <w:r w:rsidRPr="00221CF1">
        <w:rPr>
          <w:rFonts w:ascii="Times New Roman" w:eastAsia="更纱黑体 SC" w:hAnsi="Times New Roman" w:cs="Times New Roman"/>
        </w:rPr>
        <w:t>s</w:t>
      </w:r>
      <w:r w:rsidR="00221CF1" w:rsidRPr="00221CF1">
        <w:rPr>
          <w:rFonts w:ascii="Times New Roman" w:eastAsia="更纱黑体 SC" w:hAnsi="Times New Roman" w:cs="Times New Roman"/>
        </w:rPr>
        <w:fldChar w:fldCharType="begin"/>
      </w:r>
      <w:r w:rsidR="00116EBC">
        <w:rPr>
          <w:rFonts w:ascii="Times New Roman" w:eastAsia="更纱黑体 SC" w:hAnsi="Times New Roman" w:cs="Times New Roman"/>
        </w:rPr>
        <w:instrText xml:space="preserve"> ADDIN ZOTERO_ITEM CSL_CITATION {"citationID":"hpaN7jlG","properties":{"unsorted":false,"formattedCitation":"(2)","plainCitation":"(2)","noteIndex":0},"citationItems":[{"id":1625,"uris":["http://zotero.org/users/14750203/items/KLM5A6XQ"],"itemData":{"id":1625,"type":"article-journal","abstract":"Mycoplasma pneumoniae is a common bacterial cause of respiratory infection and a leading cause of childhood community-acquired pneumonia (CAP). Increases in M. pneumoniae infection occur every 3-5 years. In the United States, M. pneumoniae prevalence decreased during and immediately after the COVID-19 pandemic. Information from 42 U.S. children's hospitals that provided information to the Pediatric Health Information System, a database of clinical and resource use</w:instrText>
      </w:r>
      <w:r w:rsidR="00116EBC">
        <w:rPr>
          <w:rFonts w:ascii="Times New Roman" w:eastAsia="更纱黑体 SC" w:hAnsi="Times New Roman" w:cs="Times New Roman" w:hint="eastAsia"/>
        </w:rPr>
        <w:instrText xml:space="preserve"> information, was used to identify discharge diagnostic codes for 2018-2024 indicating M. pneumoniae infection. M. pneumoniae-associated CAP incidence among children aged </w:instrText>
      </w:r>
      <w:r w:rsidR="00116EBC">
        <w:rPr>
          <w:rFonts w:ascii="Times New Roman" w:eastAsia="更纱黑体 SC" w:hAnsi="Times New Roman" w:cs="Times New Roman" w:hint="eastAsia"/>
        </w:rPr>
        <w:instrText>≤</w:instrText>
      </w:r>
      <w:r w:rsidR="00116EBC">
        <w:rPr>
          <w:rFonts w:ascii="Times New Roman" w:eastAsia="更纱黑体 SC" w:hAnsi="Times New Roman" w:cs="Times New Roman" w:hint="eastAsia"/>
        </w:rPr>
        <w:instrText>18 years was significantly higher in 2024 (12.5 per 1,000 hospitalizations) than du</w:instrText>
      </w:r>
      <w:r w:rsidR="00116EBC">
        <w:rPr>
          <w:rFonts w:ascii="Times New Roman" w:eastAsia="更纱黑体 SC" w:hAnsi="Times New Roman" w:cs="Times New Roman"/>
        </w:rPr>
        <w:instrText>ring 2018-2023 (2.1). During the study period, an M. pneumoniae diagnostic code was listed in 11.5% of pediatric CAP hospitalizations, peaking at 53.8% in July 2024. Among pediatric M. pneumoniae CAP cases, the highest percentage occurred among children aged 6-12 years (42.6%), followed by children aged 2-5 years (25.7%) and 13-18 years (21.1%). The lowest occurred among those aged 12-23 months (6.4%) and 0-11 months (4.2%). M. pneumoniae infections in 2024 were not more severe than 2018-2023 infections, as assessed by length of hospitalization and percentage of patients admitted to an intensive care unit. The increase in M. pneumoniae infections in the United States in 2024 might be higher than previous periodic increases because the susceptible population was larger after sustained low incidence during and immediately after the COVID-19 pandemic. Health care providers should be aware of the periodicity of M. pneumoniae CAP and consider testing for this pathogen as a cause of respiratory illness among children of all ages.","container-title":"MMWR. Morbidity and mortality weekly report","DOI":"10.15585/mmwr.mm7423a1","ISSN":"1545-861X","issue":"23","journalAbbreviation":"MMWR Morb Mortal Wkly Rep","language":"en","note":"TLDR: The increase in M. pneumoni</w:instrText>
      </w:r>
      <w:r w:rsidR="00116EBC">
        <w:rPr>
          <w:rFonts w:ascii="Times New Roman" w:eastAsia="更纱黑体 SC" w:hAnsi="Times New Roman" w:cs="Times New Roman" w:hint="eastAsia"/>
        </w:rPr>
        <w:instrText xml:space="preserve">ae infections in the United States in 2024 might be higher than previous periodic increases because the susceptible population was larger after sustained low incidence during and immediately after the COVID-19 pandemic.\ntitleTranslation: </w:instrText>
      </w:r>
      <w:r w:rsidR="00116EBC">
        <w:rPr>
          <w:rFonts w:ascii="Times New Roman" w:eastAsia="更纱黑体 SC" w:hAnsi="Times New Roman" w:cs="Times New Roman" w:hint="eastAsia"/>
        </w:rPr>
        <w:instrText>住院儿童肺炎支原体感染——美国，</w:instrText>
      </w:r>
      <w:r w:rsidR="00116EBC">
        <w:rPr>
          <w:rFonts w:ascii="Times New Roman" w:eastAsia="更纱黑体 SC" w:hAnsi="Times New Roman" w:cs="Times New Roman" w:hint="eastAsia"/>
        </w:rPr>
        <w:instrText>2018-2024</w:instrText>
      </w:r>
      <w:r w:rsidR="00116EBC">
        <w:rPr>
          <w:rFonts w:ascii="Times New Roman" w:eastAsia="更纱黑体 SC" w:hAnsi="Times New Roman" w:cs="Times New Roman" w:hint="eastAsia"/>
        </w:rPr>
        <w:instrText>年</w:instrText>
      </w:r>
      <w:r w:rsidR="00116EBC">
        <w:rPr>
          <w:rFonts w:ascii="Times New Roman" w:eastAsia="更纱黑体 SC" w:hAnsi="Times New Roman" w:cs="Times New Roman" w:hint="eastAsia"/>
        </w:rPr>
        <w:instrText>","page":"394-400","PMID":"40569891","PMCID":"PMC12200605","source":"PubMed","title":"Mycoplasma pneumoniae Infections in Hospitalized Children - United States, 2018-2024","volume":"74","author":[{"family":"Diaz","given":"Maureen H."},{"family":</w:instrText>
      </w:r>
      <w:r w:rsidR="00116EBC">
        <w:rPr>
          <w:rFonts w:ascii="Times New Roman" w:eastAsia="更纱黑体 SC" w:hAnsi="Times New Roman" w:cs="Times New Roman"/>
        </w:rPr>
        <w:instrText xml:space="preserve">"Hersh","given":"Adam L."},{"family":"Olson","given":"Jared"},{"family":"Shah","given":"Samir S."},{"family":"Hall","given":"Matt"},{"family":"Edens","given":"Chris"}],"issued":{"date-parts":[["2025",6,26]]}}}],"schema":"https://github.com/citation-style-language/schema/raw/master/csl-citation.json"} </w:instrText>
      </w:r>
      <w:r w:rsidR="00221CF1" w:rsidRPr="00221CF1">
        <w:rPr>
          <w:rFonts w:ascii="Times New Roman" w:eastAsia="更纱黑体 SC" w:hAnsi="Times New Roman" w:cs="Times New Roman"/>
        </w:rPr>
        <w:fldChar w:fldCharType="separate"/>
      </w:r>
      <w:r w:rsidR="00221CF1" w:rsidRPr="00221CF1">
        <w:rPr>
          <w:rFonts w:ascii="Times New Roman" w:hAnsi="Times New Roman" w:cs="Times New Roman"/>
        </w:rPr>
        <w:t>(2)</w:t>
      </w:r>
      <w:r w:rsidR="00221CF1" w:rsidRPr="00221CF1">
        <w:rPr>
          <w:rFonts w:ascii="Times New Roman" w:eastAsia="更纱黑体 SC" w:hAnsi="Times New Roman" w:cs="Times New Roman"/>
        </w:rPr>
        <w:fldChar w:fldCharType="end"/>
      </w:r>
      <w:r w:rsidRPr="00221CF1">
        <w:rPr>
          <w:rFonts w:ascii="Times New Roman" w:eastAsia="更纱黑体 SC" w:hAnsi="Times New Roman" w:cs="Times New Roman"/>
        </w:rPr>
        <w:t>. A</w:t>
      </w:r>
      <w:r>
        <w:rPr>
          <w:rFonts w:ascii="Times New Roman" w:eastAsia="更纱黑体 SC" w:hAnsi="Times New Roman" w:cs="Times New Roman"/>
        </w:rPr>
        <w:t xml:space="preserve">lthough most children experience mild and self-limiting disease with favorable outcomes following early identification and standardized treatment, a subset of patients progresses to refractory </w:t>
      </w:r>
      <w:r>
        <w:rPr>
          <w:rFonts w:ascii="Times New Roman" w:eastAsia="更纱黑体 SC" w:hAnsi="Times New Roman" w:cs="Times New Roman"/>
          <w:i/>
          <w:iCs/>
        </w:rPr>
        <w:t>Mycoplasma pneumoniae</w:t>
      </w:r>
      <w:r>
        <w:rPr>
          <w:rFonts w:ascii="Times New Roman" w:eastAsia="更纱黑体 SC" w:hAnsi="Times New Roman" w:cs="Times New Roman"/>
        </w:rPr>
        <w:t xml:space="preserve"> pneumonia.</w:t>
      </w:r>
      <w:r>
        <w:rPr>
          <w:rFonts w:ascii="Times New Roman" w:hAnsi="Times New Roman" w:cs="Times New Roman"/>
        </w:rPr>
        <w:t xml:space="preserve"> </w:t>
      </w:r>
      <w:r w:rsidR="00A541EE" w:rsidRPr="00185121">
        <w:rPr>
          <w:rFonts w:ascii="Times New Roman" w:eastAsia="更纱黑体 SC" w:hAnsi="Times New Roman" w:cs="Times New Roman"/>
        </w:rPr>
        <w:t xml:space="preserve">The proportion of macrolide-resistant Mycoplasma pneumoniae in China </w:t>
      </w:r>
      <w:r w:rsidR="00A541EE">
        <w:rPr>
          <w:rFonts w:ascii="Times New Roman" w:eastAsia="更纱黑体 SC" w:hAnsi="Times New Roman" w:cs="Times New Roman" w:hint="eastAsia"/>
        </w:rPr>
        <w:t>is over</w:t>
      </w:r>
      <w:r w:rsidR="00A541EE" w:rsidRPr="00185121">
        <w:rPr>
          <w:rFonts w:ascii="Times New Roman" w:eastAsia="更纱黑体 SC" w:hAnsi="Times New Roman" w:cs="Times New Roman"/>
        </w:rPr>
        <w:t xml:space="preserve"> 90% between 2023 and 2024, which directly led to an increase in hospitalizations and refractory cas</w:t>
      </w:r>
      <w:r w:rsidR="00A541EE" w:rsidRPr="000F38B9">
        <w:rPr>
          <w:rFonts w:ascii="Times New Roman" w:eastAsia="更纱黑体 SC" w:hAnsi="Times New Roman" w:cs="Times New Roman"/>
        </w:rPr>
        <w:t>es.</w:t>
      </w:r>
      <w:r w:rsidR="00A541EE" w:rsidRPr="000F38B9">
        <w:rPr>
          <w:rFonts w:ascii="Times New Roman" w:eastAsia="更纱黑体 SC" w:hAnsi="Times New Roman" w:cs="Times New Roman"/>
        </w:rPr>
        <w:fldChar w:fldCharType="begin"/>
      </w:r>
      <w:r w:rsidR="00A541EE" w:rsidRPr="000F38B9">
        <w:rPr>
          <w:rFonts w:ascii="Times New Roman" w:eastAsia="更纱黑体 SC" w:hAnsi="Times New Roman" w:cs="Times New Roman"/>
        </w:rPr>
        <w:instrText xml:space="preserve"> ADDIN ZOTERO_ITEM CSL_CITATION {"citationID":"ml8GMFXs","properties":{"unsorted":false,"formattedCitation":"(3)","plainCitation":"(3)","noteIndex":0},"citationItems":[{"id":1636,"uris":["http://zotero.org/users/14750203/items/F4BJE95T"],"itemData":{"id":1636,"type":"article-journal","abstract":"Mycoplasma pneumoniae (MP) is a leading cause of community-acquired pneumonia (CAP), accounting for 10–40% of cases in children. In China, the high prevalence of macrolide-resistant MP (MRMP) and recurrent MP epidemics place a significant burden on the healthcare system. Leveraging data from over 1.6 million cases, this study provides a comprehensive analysis of the epidemiological characteristics of MP across China. Seasonal patterns analysis revealed three distinct transmission zones in China. Transmission Zone 1 exhibited two annual epidemic peaks, while Zones 2 and 3 showed a single annual peak of distinct timings. Notably, winter travel to popular tourist destinations appears to influence MP infection patterns in China. Age- and sex- specific analysis indicated male newborns aged [0–1) years face a 1.67 times higher risk of MP infection compared to females. Conversely, females aged [23–38) years have a higher infection risk, likely due to their caregiving roles. The proportion of MRMP surged from 80.00% to 93.02% between July 2023 and May 2024, with a median growth rate of 10.21%. This rapid increase contrasts sharply with the modest 5.3% rise observed from 2011 to 2019, and we attribute this escalation in part to the growing prevalence of the T1-3R clade strain in China. These findings have important implications for the identification of high-risk population, place, and time for more targeted efforts of prevention and treatment. Furthermore, the rapidly increased proportion of MRMP in the 2023–2024 season raises a concerning signal regarding antibiotic use.","container-title":"Emerging Microbes &amp; Infections","DOI":"10.1080/22221751.2025.2482703","ISSN":"2222-1751","issue":"1","journalAbbreviation":"Emerg Microbes Infect","language":"en","note":"TLDR: Seasonal patterns analysis revealed three distinct transmission zones in China and age- and sex- specific analysis indicated male newborns aged [0–1) years face a 1.67 times higher risk of MP infection compared to females, and females aged [23–38) years have a higher infection risk, likely due to their caregiving roles.\ntitleTranslation: 2022–2024</w:instrText>
      </w:r>
      <w:r w:rsidR="00A541EE" w:rsidRPr="000F38B9">
        <w:rPr>
          <w:rFonts w:ascii="Times New Roman" w:eastAsia="更纱黑体 SC" w:hAnsi="Times New Roman" w:cs="Times New Roman"/>
        </w:rPr>
        <w:instrText>年中国肺炎支原体感染流行病学特征：一项涵盖</w:instrText>
      </w:r>
      <w:r w:rsidR="00A541EE" w:rsidRPr="000F38B9">
        <w:rPr>
          <w:rFonts w:ascii="Times New Roman" w:eastAsia="更纱黑体 SC" w:hAnsi="Times New Roman" w:cs="Times New Roman"/>
        </w:rPr>
        <w:instrText>160</w:instrText>
      </w:r>
      <w:r w:rsidR="00A541EE" w:rsidRPr="000F38B9">
        <w:rPr>
          <w:rFonts w:ascii="Times New Roman" w:eastAsia="更纱黑体 SC" w:hAnsi="Times New Roman" w:cs="Times New Roman"/>
        </w:rPr>
        <w:instrText>万以上病例的全国横断面研究</w:instrText>
      </w:r>
      <w:r w:rsidR="00A541EE" w:rsidRPr="000F38B9">
        <w:rPr>
          <w:rFonts w:ascii="Times New Roman" w:eastAsia="更纱黑体 SC" w:hAnsi="Times New Roman" w:cs="Times New Roman"/>
        </w:rPr>
        <w:instrText xml:space="preserve">","page":"2482703","PMID":"40146610","PMCID":"PMC11980206","source":"PubMed Central","title":"Characterizing the epidemiology of Mycoplasma pneumoniae infections in China in 2022–2024: a nationwide cross-sectional study of over 1.6 million cases","title-short":"Characterizing the epidemiology of Mycoplasma pneumoniae infections in China in 2022–2024","volume":"14","author":[{"family":"Sun","given":"Yamin"},{"family":"Li","given":"Pei"},{"family":"Jin","given":"Ronghua"},{"family":"Liang","given":"Yaoming"},{"family":"Yuan","given":"Jiale"},{"family":"Lu","given":"Zhongxin"},{"family":"Liang","given":"Junrong"},{"family":"Zhang","given":"Yingmiao"},{"family":"Ren","given":"Hongyu"},{"family":"Zhang","given":"Yuanyuan"},{"family":"Chen","given":"Jianchun"},{"family":"Huang","given":"Yun"},{"family":"Lin","given":"Chuixu"},{"family":"Li","given":"Yinghua"},{"family":"Zhou","given":"Jianfeng"},{"family":"Wang","given":"Xi"},{"family":"Li","given":"You"},{"family":"Huang","given":"Senzhong"},{"family":"Xu","given":"Jianguo"},{"family":"Qin","given":"Tian"}]}}],"schema":"https://github.com/citation-style-language/schema/raw/master/csl-citation.json"} </w:instrText>
      </w:r>
      <w:r w:rsidR="00A541EE" w:rsidRPr="000F38B9">
        <w:rPr>
          <w:rFonts w:ascii="Times New Roman" w:eastAsia="更纱黑体 SC" w:hAnsi="Times New Roman" w:cs="Times New Roman"/>
        </w:rPr>
        <w:fldChar w:fldCharType="separate"/>
      </w:r>
      <w:r w:rsidR="00A541EE" w:rsidRPr="000F38B9">
        <w:rPr>
          <w:rFonts w:ascii="Times New Roman" w:hAnsi="Times New Roman" w:cs="Times New Roman"/>
        </w:rPr>
        <w:t>(3)</w:t>
      </w:r>
      <w:r w:rsidR="00A541EE" w:rsidRPr="000F38B9">
        <w:rPr>
          <w:rFonts w:ascii="Times New Roman" w:eastAsia="更纱黑体 SC" w:hAnsi="Times New Roman" w:cs="Times New Roman"/>
        </w:rPr>
        <w:fldChar w:fldCharType="end"/>
      </w:r>
      <w:r w:rsidR="00A541EE" w:rsidRPr="000F38B9">
        <w:rPr>
          <w:rFonts w:ascii="Times New Roman" w:eastAsia="更纱黑体 SC" w:hAnsi="Times New Roman" w:cs="Times New Roman"/>
        </w:rPr>
        <w:t xml:space="preserve"> </w:t>
      </w:r>
      <w:r w:rsidRPr="000F38B9">
        <w:rPr>
          <w:rFonts w:ascii="Times New Roman" w:eastAsia="更纱黑体 SC" w:hAnsi="Times New Roman" w:cs="Times New Roman"/>
        </w:rPr>
        <w:t>Chil</w:t>
      </w:r>
      <w:r>
        <w:rPr>
          <w:rFonts w:ascii="Times New Roman" w:eastAsia="更纱黑体 SC" w:hAnsi="Times New Roman" w:cs="Times New Roman"/>
        </w:rPr>
        <w:t>dren with RMPP are typically characterized by persistent fever, worsening clinical symptoms, or progressive radiographic findings after standard macrolide antibiotic</w:t>
      </w:r>
      <w:r w:rsidRPr="000F38B9">
        <w:rPr>
          <w:rFonts w:ascii="Times New Roman" w:eastAsia="更纱黑体 SC" w:hAnsi="Times New Roman" w:cs="Times New Roman"/>
        </w:rPr>
        <w:t xml:space="preserve"> therapy, often accompanied by atelectasis, necrosis, or extrapulmonary complications </w:t>
      </w:r>
      <w:r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{"citationID":"vGimKK7u","properties":{"formattedCitation":"(4)","plainCitation":"(4)","noteIndex":0},"citationItems":[{"id":166,"uris":["http://zotero.org/users/14750203/items/XREREBK7"],"itemData":{"id":166,"type":"article-journal","abstract":"&lt;</w:instrText>
      </w:r>
      <w:r w:rsidR="00185121" w:rsidRPr="000F38B9">
        <w:rPr>
          <w:rFonts w:ascii="Times New Roman" w:eastAsia="更纱黑体 SC" w:hAnsi="Times New Roman" w:cs="Times New Roman"/>
        </w:rPr>
        <w:instrText>正</w:instrText>
      </w:r>
      <w:r w:rsidR="00185121" w:rsidRPr="000F38B9">
        <w:rPr>
          <w:rFonts w:ascii="Times New Roman" w:eastAsia="更纱黑体 SC" w:hAnsi="Times New Roman" w:cs="Times New Roman"/>
        </w:rPr>
        <w:instrText>&gt;</w:instrText>
      </w:r>
      <w:r w:rsidR="00185121" w:rsidRPr="000F38B9">
        <w:rPr>
          <w:rFonts w:ascii="Times New Roman" w:eastAsia="更纱黑体 SC" w:hAnsi="Times New Roman" w:cs="Times New Roman"/>
        </w:rPr>
        <w:instrText>肺炎支原体肺炎（</w:instrText>
      </w:r>
      <w:r w:rsidR="00185121" w:rsidRPr="000F38B9">
        <w:rPr>
          <w:rFonts w:ascii="Times New Roman" w:eastAsia="更纱黑体 SC" w:hAnsi="Times New Roman" w:cs="Times New Roman"/>
        </w:rPr>
        <w:instrText>mycoplasma pneumoniae pneumonia, MPP</w:instrText>
      </w:r>
      <w:r w:rsidR="00185121" w:rsidRPr="000F38B9">
        <w:rPr>
          <w:rFonts w:ascii="Times New Roman" w:eastAsia="更纱黑体 SC" w:hAnsi="Times New Roman" w:cs="Times New Roman"/>
        </w:rPr>
        <w:instrText>）是我国</w:instrText>
      </w:r>
      <w:r w:rsidR="00185121" w:rsidRPr="000F38B9">
        <w:rPr>
          <w:rFonts w:ascii="Times New Roman" w:eastAsia="更纱黑体 SC" w:hAnsi="Times New Roman" w:cs="Times New Roman"/>
        </w:rPr>
        <w:instrText>5</w:instrText>
      </w:r>
      <w:r w:rsidR="00185121" w:rsidRPr="000F38B9">
        <w:rPr>
          <w:rFonts w:ascii="Times New Roman" w:eastAsia="更纱黑体 SC" w:hAnsi="Times New Roman" w:cs="Times New Roman"/>
        </w:rPr>
        <w:instrText>岁及以上儿童最主要的社区获得性肺炎（</w:instrText>
      </w:r>
      <w:r w:rsidR="00185121" w:rsidRPr="000F38B9">
        <w:rPr>
          <w:rFonts w:ascii="Times New Roman" w:eastAsia="更纱黑体 SC" w:hAnsi="Times New Roman" w:cs="Times New Roman"/>
        </w:rPr>
        <w:instrText>community acquired pneumonia,CAP</w:instrText>
      </w:r>
      <w:r w:rsidR="00185121" w:rsidRPr="000F38B9">
        <w:rPr>
          <w:rFonts w:ascii="Times New Roman" w:eastAsia="更纱黑体 SC" w:hAnsi="Times New Roman" w:cs="Times New Roman"/>
        </w:rPr>
        <w:instrText>）。如何早期发现重症和危重症病例、合理救治、避免死亡和后遗症的发生是</w:instrText>
      </w:r>
      <w:r w:rsidR="00185121" w:rsidRPr="000F38B9">
        <w:rPr>
          <w:rFonts w:ascii="Times New Roman" w:eastAsia="更纱黑体 SC" w:hAnsi="Times New Roman" w:cs="Times New Roman"/>
        </w:rPr>
        <w:instrText>MPP</w:instrText>
      </w:r>
      <w:r w:rsidR="00185121" w:rsidRPr="000F38B9">
        <w:rPr>
          <w:rFonts w:ascii="Times New Roman" w:eastAsia="更纱黑体 SC" w:hAnsi="Times New Roman" w:cs="Times New Roman"/>
        </w:rPr>
        <w:instrText>诊治的核心和关键问题。为此，国家卫生健康委员会委托国家儿童医学中心（首都医科大学附属北京儿童医院）牵头撰写儿童</w:instrText>
      </w:r>
      <w:r w:rsidR="00185121" w:rsidRPr="000F38B9">
        <w:rPr>
          <w:rFonts w:ascii="Times New Roman" w:eastAsia="更纱黑体 SC" w:hAnsi="Times New Roman" w:cs="Times New Roman"/>
        </w:rPr>
        <w:instrText>MPP</w:instrText>
      </w:r>
      <w:r w:rsidR="00185121" w:rsidRPr="000F38B9">
        <w:rPr>
          <w:rFonts w:ascii="Times New Roman" w:eastAsia="更纱黑体 SC" w:hAnsi="Times New Roman" w:cs="Times New Roman"/>
        </w:rPr>
        <w:instrText>诊疗指南。国家儿童医学中心组织了国家呼吸病临床研究中心、全国儿科呼吸、重症、血液、影像、检验、药学等多学科专家，参照现有国内外证据和经验制定了本诊疗指南，</w:instrText>
      </w:r>
      <w:r w:rsidR="00185121" w:rsidRPr="000F38B9">
        <w:rPr>
          <w:rFonts w:ascii="Times New Roman" w:eastAsia="更纱黑体 SC" w:hAnsi="Times New Roman" w:cs="Times New Roman"/>
        </w:rPr>
        <w:instrText>","container-title":"</w:instrText>
      </w:r>
      <w:r w:rsidR="00185121" w:rsidRPr="000F38B9">
        <w:rPr>
          <w:rFonts w:ascii="Times New Roman" w:eastAsia="更纱黑体 SC" w:hAnsi="Times New Roman" w:cs="Times New Roman"/>
        </w:rPr>
        <w:instrText>传染病信息</w:instrText>
      </w:r>
      <w:r w:rsidR="00185121" w:rsidRPr="000F38B9">
        <w:rPr>
          <w:rFonts w:ascii="Times New Roman" w:eastAsia="更纱黑体 SC" w:hAnsi="Times New Roman" w:cs="Times New Roman"/>
        </w:rPr>
        <w:instrText xml:space="preserve">","DOI":"10.19871/j.cnki.xfcrbzz.2024.01.015","ISSN":"1007-8134","issue":"4","language":"zh-CN","note":"remark: </w:instrText>
      </w:r>
      <w:r w:rsidR="00185121" w:rsidRPr="000F38B9">
        <w:rPr>
          <w:rFonts w:ascii="Times New Roman" w:eastAsia="更纱黑体 SC" w:hAnsi="Times New Roman" w:cs="Times New Roman"/>
        </w:rPr>
        <w:instrText>指南</w:instrText>
      </w:r>
      <w:r w:rsidR="00185121" w:rsidRPr="000F38B9">
        <w:rPr>
          <w:rFonts w:ascii="Times New Roman" w:eastAsia="更纱黑体 SC" w:hAnsi="Times New Roman" w:cs="Times New Roman"/>
        </w:rPr>
        <w:instrText>","page":"291-297","source":"CNKI","title":"</w:instrText>
      </w:r>
      <w:r w:rsidR="00185121" w:rsidRPr="000F38B9">
        <w:rPr>
          <w:rFonts w:ascii="Times New Roman" w:eastAsia="更纱黑体 SC" w:hAnsi="Times New Roman" w:cs="Times New Roman"/>
        </w:rPr>
        <w:instrText>儿童肺炎支原体肺炎诊疗指南（</w:instrText>
      </w:r>
      <w:r w:rsidR="00185121" w:rsidRPr="000F38B9">
        <w:rPr>
          <w:rFonts w:ascii="Times New Roman" w:eastAsia="更纱黑体 SC" w:hAnsi="Times New Roman" w:cs="Times New Roman"/>
        </w:rPr>
        <w:instrText>2023</w:instrText>
      </w:r>
      <w:r w:rsidR="00185121" w:rsidRPr="000F38B9">
        <w:rPr>
          <w:rFonts w:ascii="Times New Roman" w:eastAsia="更纱黑体 SC" w:hAnsi="Times New Roman" w:cs="Times New Roman"/>
        </w:rPr>
        <w:instrText>年版）</w:instrText>
      </w:r>
      <w:r w:rsidR="00185121" w:rsidRPr="000F38B9">
        <w:rPr>
          <w:rFonts w:ascii="Times New Roman" w:eastAsia="更纱黑体 SC" w:hAnsi="Times New Roman" w:cs="Times New Roman"/>
        </w:rPr>
        <w:instrText>","volume":"36","author":[{"family":"</w:instrText>
      </w:r>
      <w:r w:rsidR="00185121" w:rsidRPr="000F38B9">
        <w:rPr>
          <w:rFonts w:ascii="Times New Roman" w:eastAsia="更纱黑体 SC" w:hAnsi="Times New Roman" w:cs="Times New Roman"/>
        </w:rPr>
        <w:instrText>赵</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顺英</w:instrText>
      </w:r>
      <w:r w:rsidR="00185121" w:rsidRPr="000F38B9">
        <w:rPr>
          <w:rFonts w:ascii="Times New Roman" w:eastAsia="更纱黑体 SC" w:hAnsi="Times New Roman" w:cs="Times New Roman"/>
        </w:rPr>
        <w:instrText>"},{"family":"</w:instrText>
      </w:r>
      <w:r w:rsidR="00185121" w:rsidRPr="000F38B9">
        <w:rPr>
          <w:rFonts w:ascii="Times New Roman" w:eastAsia="更纱黑体 SC" w:hAnsi="Times New Roman" w:cs="Times New Roman"/>
        </w:rPr>
        <w:instrText>钱</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素云</w:instrText>
      </w:r>
      <w:r w:rsidR="00185121" w:rsidRPr="000F38B9">
        <w:rPr>
          <w:rFonts w:ascii="Times New Roman" w:eastAsia="更纱黑体 SC" w:hAnsi="Times New Roman" w:cs="Times New Roman"/>
        </w:rPr>
        <w:instrText>"},{"family":"</w:instrText>
      </w:r>
      <w:r w:rsidR="00185121" w:rsidRPr="000F38B9">
        <w:rPr>
          <w:rFonts w:ascii="Times New Roman" w:eastAsia="更纱黑体 SC" w:hAnsi="Times New Roman" w:cs="Times New Roman"/>
        </w:rPr>
        <w:instrText>陈</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志敏</w:instrText>
      </w:r>
      <w:r w:rsidR="00185121" w:rsidRPr="000F38B9">
        <w:rPr>
          <w:rFonts w:ascii="Times New Roman" w:eastAsia="更纱黑体 SC" w:hAnsi="Times New Roman" w:cs="Times New Roman"/>
        </w:rPr>
        <w:instrText>"},{"family":"</w:instrText>
      </w:r>
      <w:r w:rsidR="00185121" w:rsidRPr="000F38B9">
        <w:rPr>
          <w:rFonts w:ascii="Times New Roman" w:eastAsia="更纱黑体 SC" w:hAnsi="Times New Roman" w:cs="Times New Roman"/>
        </w:rPr>
        <w:instrText>高</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恒妙</w:instrText>
      </w:r>
      <w:r w:rsidR="00185121" w:rsidRPr="000F38B9">
        <w:rPr>
          <w:rFonts w:ascii="Times New Roman" w:eastAsia="更纱黑体 SC" w:hAnsi="Times New Roman" w:cs="Times New Roman"/>
        </w:rPr>
        <w:instrText>"},{"family":"</w:instrText>
      </w:r>
      <w:r w:rsidR="00185121" w:rsidRPr="000F38B9">
        <w:rPr>
          <w:rFonts w:ascii="Times New Roman" w:eastAsia="更纱黑体 SC" w:hAnsi="Times New Roman" w:cs="Times New Roman"/>
        </w:rPr>
        <w:instrText>刘</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瀚旻</w:instrText>
      </w:r>
      <w:r w:rsidR="00185121" w:rsidRPr="000F38B9">
        <w:rPr>
          <w:rFonts w:ascii="Times New Roman" w:eastAsia="更纱黑体 SC" w:hAnsi="Times New Roman" w:cs="Times New Roman"/>
        </w:rPr>
        <w:instrText>"},{"family":"</w:instrText>
      </w:r>
      <w:r w:rsidR="00185121" w:rsidRPr="000F38B9">
        <w:rPr>
          <w:rFonts w:ascii="Times New Roman" w:eastAsia="更纱黑体 SC" w:hAnsi="Times New Roman" w:cs="Times New Roman"/>
        </w:rPr>
        <w:instrText>张</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海邻</w:instrText>
      </w:r>
      <w:r w:rsidR="00185121" w:rsidRPr="000F38B9">
        <w:rPr>
          <w:rFonts w:ascii="Times New Roman" w:eastAsia="更纱黑体 SC" w:hAnsi="Times New Roman" w:cs="Times New Roman"/>
        </w:rPr>
        <w:instrText>"},{"family":"</w:instrText>
      </w:r>
      <w:r w:rsidR="00185121" w:rsidRPr="000F38B9">
        <w:rPr>
          <w:rFonts w:ascii="Times New Roman" w:eastAsia="更纱黑体 SC" w:hAnsi="Times New Roman" w:cs="Times New Roman"/>
        </w:rPr>
        <w:instrText>刘</w:instrText>
      </w:r>
      <w:r w:rsidR="00185121" w:rsidRPr="000F38B9">
        <w:rPr>
          <w:rFonts w:ascii="Times New Roman" w:eastAsia="更纱黑体 SC" w:hAnsi="Times New Roman" w:cs="Times New Roman"/>
        </w:rPr>
        <w:instrText>","given":"</w:instrText>
      </w:r>
      <w:r w:rsidR="00185121" w:rsidRPr="000F38B9">
        <w:rPr>
          <w:rFonts w:ascii="Times New Roman" w:eastAsia="更纱黑体 SC" w:hAnsi="Times New Roman" w:cs="Times New Roman"/>
        </w:rPr>
        <w:instrText>金荣</w:instrText>
      </w:r>
      <w:r w:rsidR="00185121" w:rsidRPr="000F38B9">
        <w:rPr>
          <w:rFonts w:ascii="Times New Roman" w:eastAsia="更纱黑体 SC" w:hAnsi="Times New Roman" w:cs="Times New Roman"/>
        </w:rPr>
        <w:instrText xml:space="preserve">"}],"issued":{"date-parts":[["2023"]]}}}],"schema":"https://github.com/citation-style-language/schema/raw/master/csl-citation.json"} </w:instrText>
      </w:r>
      <w:r w:rsidRPr="000F38B9">
        <w:rPr>
          <w:rFonts w:ascii="Times New Roman" w:eastAsia="更纱黑体 SC" w:hAnsi="Times New Roman" w:cs="Times New Roman"/>
        </w:rPr>
        <w:fldChar w:fldCharType="separate"/>
      </w:r>
      <w:r w:rsidR="00185121" w:rsidRPr="000F38B9">
        <w:rPr>
          <w:rFonts w:ascii="Times New Roman" w:hAnsi="Times New Roman" w:cs="Times New Roman"/>
        </w:rPr>
        <w:t>(4)</w:t>
      </w:r>
      <w:r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w:t>
      </w:r>
      <w:r w:rsidRPr="000F38B9">
        <w:rPr>
          <w:rFonts w:ascii="Times New Roman" w:hAnsi="Times New Roman" w:cs="Times New Roman"/>
        </w:rPr>
        <w:t xml:space="preserve"> </w:t>
      </w:r>
    </w:p>
    <w:p w14:paraId="6C4F69E3" w14:textId="7697CB94"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At present, the diagnosis of RMPP mainly relies on clinical experience, inflammatory biomarkers, and imaging examinations, among which chest X-ray is a routine imaging modality for pediatric pneumonia.</w:t>
      </w:r>
      <w:r>
        <w:rPr>
          <w:rFonts w:ascii="Times New Roman" w:hAnsi="Times New Roman" w:cs="Times New Roman"/>
        </w:rPr>
        <w:t xml:space="preserve"> </w:t>
      </w:r>
      <w:r>
        <w:rPr>
          <w:rFonts w:ascii="Times New Roman" w:eastAsia="更纱黑体 SC" w:hAnsi="Times New Roman" w:cs="Times New Roman"/>
        </w:rPr>
        <w:t xml:space="preserve">However, inflammatory biomarkers </w:t>
      </w:r>
      <w:r w:rsidR="002A37DC">
        <w:rPr>
          <w:rFonts w:ascii="Times New Roman" w:eastAsia="更纱黑体 SC" w:hAnsi="Times New Roman" w:cs="Times New Roman" w:hint="eastAsia"/>
        </w:rPr>
        <w:t xml:space="preserve">often exhibit a certain </w:t>
      </w:r>
      <w:r w:rsidR="002A37DC" w:rsidRPr="00096C4B">
        <w:rPr>
          <w:rFonts w:ascii="Times New Roman" w:eastAsia="更纱黑体 SC" w:hAnsi="Times New Roman" w:cs="Times New Roman"/>
        </w:rPr>
        <w:t>hysteresis</w:t>
      </w:r>
      <w:r w:rsidR="002A37DC">
        <w:rPr>
          <w:rFonts w:ascii="Times New Roman" w:eastAsia="更纱黑体 SC" w:hAnsi="Times New Roman" w:cs="Times New Roman" w:hint="eastAsia"/>
        </w:rPr>
        <w:t xml:space="preserve"> in reflecting disease progression, </w:t>
      </w:r>
      <w:r w:rsidR="002A37DC">
        <w:rPr>
          <w:rFonts w:ascii="Times New Roman" w:eastAsia="更纱黑体 SC" w:hAnsi="Times New Roman" w:cs="Times New Roman"/>
        </w:rPr>
        <w:t xml:space="preserve">and </w:t>
      </w:r>
      <w:r>
        <w:rPr>
          <w:rFonts w:ascii="Times New Roman" w:eastAsia="更纱黑体 SC" w:hAnsi="Times New Roman" w:cs="Times New Roman"/>
        </w:rPr>
        <w:t>have limited predictive performance</w:t>
      </w:r>
      <w:r w:rsidR="002A37DC">
        <w:rPr>
          <w:rFonts w:ascii="Times New Roman" w:eastAsia="更纱黑体 SC" w:hAnsi="Times New Roman" w:cs="Times New Roman" w:hint="eastAsia"/>
        </w:rPr>
        <w:t xml:space="preserve"> Furthermore, conventional </w:t>
      </w:r>
      <w:r>
        <w:rPr>
          <w:rFonts w:ascii="Times New Roman" w:eastAsia="更纱黑体 SC" w:hAnsi="Times New Roman" w:cs="Times New Roman"/>
        </w:rPr>
        <w:t>imaging assessments lack quantitative indicators, with interpretations largely dependent on physicians’ subjective judgment, making it difficult to objectively quantify disease severity and progression.</w:t>
      </w:r>
    </w:p>
    <w:p w14:paraId="4281EE74" w14:textId="77777777" w:rsidR="00FD5EAD" w:rsidRDefault="003A3784">
      <w:pPr>
        <w:spacing w:after="60" w:line="240" w:lineRule="auto"/>
      </w:pPr>
      <w:r>
        <w:rPr>
          <w:b/>
          <w:color w:val="CC0000"/>
          <w:sz w:val="20"/>
        </w:rPr>
        <w:t>&gt;&gt;&gt; [</w:t>
      </w:r>
      <w:r>
        <w:rPr>
          <w:b/>
          <w:color w:val="CC0000"/>
          <w:sz w:val="20"/>
        </w:rPr>
        <w:t>创新性论证</w:t>
      </w:r>
      <w:r>
        <w:rPr>
          <w:b/>
          <w:color w:val="CC0000"/>
          <w:sz w:val="20"/>
        </w:rPr>
        <w:t xml:space="preserve">] </w:t>
      </w:r>
      <w:r>
        <w:rPr>
          <w:b/>
          <w:color w:val="CC0000"/>
          <w:sz w:val="20"/>
        </w:rPr>
        <w:t>此处应强化三个创新点：</w:t>
      </w:r>
      <w:r>
        <w:rPr>
          <w:b/>
          <w:color w:val="CC0000"/>
          <w:sz w:val="20"/>
        </w:rPr>
        <w:t>(1)</w:t>
      </w:r>
      <w:r>
        <w:rPr>
          <w:b/>
          <w:color w:val="CC0000"/>
          <w:sz w:val="20"/>
        </w:rPr>
        <w:t>首次将</w:t>
      </w:r>
      <w:r>
        <w:rPr>
          <w:b/>
          <w:color w:val="CC0000"/>
          <w:sz w:val="20"/>
        </w:rPr>
        <w:t>CXR</w:t>
      </w:r>
      <w:r>
        <w:rPr>
          <w:b/>
          <w:color w:val="CC0000"/>
          <w:sz w:val="20"/>
        </w:rPr>
        <w:t>影像组学</w:t>
      </w:r>
      <w:r>
        <w:rPr>
          <w:b/>
          <w:color w:val="CC0000"/>
          <w:sz w:val="20"/>
        </w:rPr>
        <w:t>(</w:t>
      </w:r>
      <w:r>
        <w:rPr>
          <w:b/>
          <w:color w:val="CC0000"/>
          <w:sz w:val="20"/>
        </w:rPr>
        <w:t>非</w:t>
      </w:r>
      <w:r>
        <w:rPr>
          <w:b/>
          <w:color w:val="CC0000"/>
          <w:sz w:val="20"/>
        </w:rPr>
        <w:t>CT)</w:t>
      </w:r>
      <w:r>
        <w:rPr>
          <w:b/>
          <w:color w:val="CC0000"/>
          <w:sz w:val="20"/>
        </w:rPr>
        <w:t>用于儿童</w:t>
      </w:r>
      <w:r>
        <w:rPr>
          <w:b/>
          <w:color w:val="CC0000"/>
          <w:sz w:val="20"/>
        </w:rPr>
        <w:t>RMPP</w:t>
      </w:r>
      <w:r>
        <w:rPr>
          <w:b/>
          <w:color w:val="CC0000"/>
          <w:sz w:val="20"/>
        </w:rPr>
        <w:t>预测；</w:t>
      </w:r>
      <w:r>
        <w:rPr>
          <w:b/>
          <w:color w:val="CC0000"/>
          <w:sz w:val="20"/>
        </w:rPr>
        <w:t>(2)SAM2</w:t>
      </w:r>
      <w:r>
        <w:rPr>
          <w:b/>
          <w:color w:val="CC0000"/>
          <w:sz w:val="20"/>
        </w:rPr>
        <w:t>自动分割实现标准化</w:t>
      </w:r>
      <w:r>
        <w:rPr>
          <w:b/>
          <w:color w:val="CC0000"/>
          <w:sz w:val="20"/>
        </w:rPr>
        <w:t>ROI</w:t>
      </w:r>
      <w:r>
        <w:rPr>
          <w:b/>
          <w:color w:val="CC0000"/>
          <w:sz w:val="20"/>
        </w:rPr>
        <w:t>提取；</w:t>
      </w:r>
      <w:r>
        <w:rPr>
          <w:b/>
          <w:color w:val="CC0000"/>
          <w:sz w:val="20"/>
        </w:rPr>
        <w:t>(3)</w:t>
      </w:r>
      <w:r>
        <w:rPr>
          <w:b/>
          <w:color w:val="CC0000"/>
          <w:sz w:val="20"/>
        </w:rPr>
        <w:t>低辐射</w:t>
      </w:r>
      <w:r>
        <w:rPr>
          <w:b/>
          <w:color w:val="CC0000"/>
          <w:sz w:val="20"/>
        </w:rPr>
        <w:t>CXR</w:t>
      </w:r>
      <w:r>
        <w:rPr>
          <w:b/>
          <w:color w:val="CC0000"/>
          <w:sz w:val="20"/>
        </w:rPr>
        <w:t>在儿科反复评估中的独特临床价值。</w:t>
      </w:r>
    </w:p>
    <w:p w14:paraId="32409CA3" w14:textId="38E372DC"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lastRenderedPageBreak/>
        <w:t>Chest X-ray is the preferred imaging modality for the diagnosis and follow-up of MPP.</w:t>
      </w:r>
      <w:r>
        <w:rPr>
          <w:rFonts w:ascii="Times New Roman" w:hAnsi="Times New Roman" w:cs="Times New Roman"/>
        </w:rPr>
        <w:t xml:space="preserve"> </w:t>
      </w:r>
      <w:r>
        <w:rPr>
          <w:rFonts w:ascii="Times New Roman" w:eastAsia="更纱黑体 SC" w:hAnsi="Times New Roman" w:cs="Times New Roman"/>
        </w:rPr>
        <w:t>It offers advantages such as low cost, convenience, and relatively low radiation expos</w:t>
      </w:r>
      <w:r w:rsidRPr="000F38B9">
        <w:rPr>
          <w:rFonts w:ascii="Times New Roman" w:eastAsia="更纱黑体 SC" w:hAnsi="Times New Roman" w:cs="Times New Roman"/>
        </w:rPr>
        <w:t>ure</w:t>
      </w:r>
      <w:r w:rsidR="00316A3F"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fyiQS3he","properties":{"unsorted":false,"formattedCitation":"(5)","plainCitation":"(5)","noteIndex":0},"citationItems":[{"id":1634,"uris":["http://zotero.org/users/14750203/items/8K8F5BKD"],"itemData":{"id":1634,"type":"article-journal","container-title":"American Journal of Roentgenology","DOI":"10.2214/ajr.184.2.01840373","ISSN":"0361-803X","issue":"2","note":"TLDR: In order to examine the risk that CR and DR pose in pediatric radiography and the potential for dose reduction, the SPR organized a second ALARA Conference, attended by 77 pediatric radiologists, medical physicists, radiologic technologists, imaging scientists, and engineers.","page":"373-374","publisher":"American Roentgen Ray Society","source":"ajronline.org (Atypon)","title":"The ALARA Concept in Pediatric CR and DR: Dose Reduction in Pediatric Radiographic Exams — A White Paper Conference","title-short":"The ALARA Concept in Pediatric CR and DR","volume":"184","author":[{"family":"Willis","given":"Charles E."},{"family":"Slovis","given":"Thomas L."}],"issued":{"date-parts":[["2005",2]]}}}],"schema":"https://github.com/citation-style-language/schema/raw/master/csl-citation.json"} </w:instrText>
      </w:r>
      <w:r w:rsidR="00316A3F" w:rsidRPr="000F38B9">
        <w:rPr>
          <w:rFonts w:ascii="Times New Roman" w:eastAsia="更纱黑体 SC" w:hAnsi="Times New Roman" w:cs="Times New Roman"/>
        </w:rPr>
        <w:fldChar w:fldCharType="separate"/>
      </w:r>
      <w:r w:rsidR="00185121" w:rsidRPr="000F38B9">
        <w:rPr>
          <w:rFonts w:ascii="Times New Roman" w:hAnsi="Times New Roman" w:cs="Times New Roman"/>
        </w:rPr>
        <w:t>(5)</w:t>
      </w:r>
      <w:r w:rsidR="00316A3F"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 xml:space="preserve">. </w:t>
      </w:r>
      <w:r>
        <w:rPr>
          <w:rFonts w:ascii="Times New Roman" w:eastAsia="更纱黑体 SC" w:hAnsi="Times New Roman" w:cs="Times New Roman"/>
        </w:rPr>
        <w:t>Radiomics, as an emerging medical image analysis approach, enables high-throughput extraction of quantitative features from medical images, allowing in-depth quantification of lesion heterogeneity and other information that is difficult to assess visually, thereby providing more objective and reproducible evidence for disease diagnosis and prognosis prediction.</w:t>
      </w:r>
      <w:r>
        <w:rPr>
          <w:rFonts w:ascii="Times New Roman" w:hAnsi="Times New Roman" w:cs="Times New Roman"/>
        </w:rPr>
        <w:t xml:space="preserve"> </w:t>
      </w:r>
      <w:r>
        <w:rPr>
          <w:rFonts w:ascii="Times New Roman" w:eastAsia="更纱黑体 SC" w:hAnsi="Times New Roman" w:cs="Times New Roman"/>
        </w:rPr>
        <w:t>Previous studies have successfully applied radiomics combined with CT images to various disease classification tasks, including RMPP prediction, demonstrating excellent performance (AUC &gt;</w:t>
      </w:r>
      <w:r w:rsidRPr="000F38B9">
        <w:rPr>
          <w:rFonts w:ascii="Times New Roman" w:eastAsia="更纱黑体 SC" w:hAnsi="Times New Roman" w:cs="Times New Roman"/>
        </w:rPr>
        <w:t xml:space="preserve"> 0.85)</w:t>
      </w:r>
      <w:r w:rsidR="00517FEB" w:rsidRPr="000F38B9">
        <w:rPr>
          <w:rFonts w:ascii="Times New Roman" w:eastAsia="更纱黑体 SC" w:hAnsi="Times New Roman" w:cs="Times New Roman"/>
        </w:rPr>
        <w:t xml:space="preserve"> </w:t>
      </w:r>
      <w:r w:rsidR="00517FEB"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{"citationID":"JXWD82GH","properties":{"unsorted":false,"formattedCitation":"(6,7)","plainCitation":"(6,7)","noteIndex":0},"citationItems":[{"id":1504,"uris":["http://zotero.org/users/14750203/items/SM26LXXJ"],"itemData":{"id":1504,"type":"article-journal","abstract":"The prediction of refractory Mycoplasma pneumoniae pneumonia (RMPP) remains a clinically significant challenge. This study aimed to develop an early predictive model utilizing artificial intelligence (AI)-derived quantitative assessment of lung lesion extent on initial computed tomography (CT) scans and clinical indicators for RMPP in pediatric inpatients. A retrospective cohort study was conducted on patients with M. pneumoniae pneumonia (MP) admitted to the Children’s Hospital of Nanjing Medical University, China from January 2019 to December 2020. An early prediction model was developed by stratifying the patients with Mycoplasma pneumoniae pneumonia (MPP) into two cohorts according to the presence or absence of refractory pneumonia. A retrospective cohort of 126 children diagnosed with Mycoplasma pneumoniae pneumonia (MPP) was utilized as a training set, with 85 cases classified as RMPP. Subsequently, a prospective cohort comprising 54 MPP cases, including 37 instances of RMPP, was assembled as a validation set to assess the performance of the predictive model for RMPP from January to December 2021. We defined a constant Φ which can combine the volume and CT value of pulmonary lesions and be further used to calculate the logarithm of Φ to the base of 2 (Log2Φ). A clinical-imaging prediction model was then constructed utilizing Log2Φ and clinical characteristics. Performance was evaluated by the area under the receiver operating characteristic curve (AUC). The clinical model demonstrated AUC values of 0.810 and 0.782, while the imaging model showed AUC values of 0.764 and 0.769 in the training and test sets, respectively. The clinical-imaging model, incorporating Log2Φ, temperature(T), aspartate aminotransferase (AST), preadmission fever duration (PFD), and preadmission macrolides therapy duration (PMTD), achieved the highest AUC values of 0.897 and 0.895 in the training and test sets, respectively. A prognostic model developed through automated quantification of lung disease on CT scans, in conjunction with clinical data in MPP may be utilized for the early identification of RMPP.","call-number":"2","container-title":"Scientific Reports","DOI":"10.1038/s41598-024-67255-8","ISSN":"2045-2322","issue":"1","journalAbbreviation":"Sci Rep","language":"en","license":"2024 The Author(s)","note":"TLDR: An early predictive model utilizing artificial intelligence (AI)-derived quantitative assessment of lung lesion extent on initial computed tomography (CT) scans and clinical indicators for RMPP in pediatric inpatients is developed and evaluated.\ntitleTranslation: </w:instrText>
      </w:r>
      <w:r w:rsidR="00185121" w:rsidRPr="000F38B9">
        <w:rPr>
          <w:rFonts w:ascii="Times New Roman" w:eastAsia="更纱黑体 SC" w:hAnsi="Times New Roman" w:cs="Times New Roman"/>
        </w:rPr>
        <w:instrText>基于自动人工智能驱动</w:instrText>
      </w:r>
      <w:r w:rsidR="00185121" w:rsidRPr="000F38B9">
        <w:rPr>
          <w:rFonts w:ascii="Times New Roman" w:eastAsia="更纱黑体 SC" w:hAnsi="Times New Roman" w:cs="Times New Roman"/>
        </w:rPr>
        <w:instrText>CT</w:instrText>
      </w:r>
      <w:r w:rsidR="00185121" w:rsidRPr="000F38B9">
        <w:rPr>
          <w:rFonts w:ascii="Times New Roman" w:eastAsia="更纱黑体 SC" w:hAnsi="Times New Roman" w:cs="Times New Roman"/>
        </w:rPr>
        <w:instrText>量化的模型可有效诊断难治性肺炎支原体肺炎</w:instrText>
      </w:r>
      <w:r w:rsidR="00185121" w:rsidRPr="000F38B9">
        <w:rPr>
          <w:rFonts w:ascii="Times New Roman" w:eastAsia="更纱黑体 SC" w:hAnsi="Times New Roman" w:cs="Times New Roman"/>
        </w:rPr>
        <w:instrText>","page":"16172","publisher":"Nature Publishing Group","source":"3.8","title":"Model based on the automated AI-driven CT quantification is effective for the diagnosis of refractory Mycoplasma pneumoniae pneumonia","volume":"14","author":[{"family":"Qian","given":"Yali"},{"family":"Tao","given":"Yunxi"},{"family":"Wu","given":"Lihui"},{"family":"Zhou","given":"Changsheng"},{"family":"Liu","given":"Feng"},{"family":"Xu","given":"Shenglong"},{"family":"Miao","given":"Hongjun"},{"family":"Gao","given":"Xiucheng"},{"family":"Ge","given":"Xuhua"}],"issued":{"date-parts":[["2024",7,13]]}}},{"id":1444,"uris":["http://zotero.org/users/14750203/items/E3YGNNMV"],"itemData":{"id":1444,"type":"article-journal","abstract":"The purpose of this study is to develop a nomogram model for early prediction of the severe mycoplasma pneumoniae pneumonia (SMPP) in Pediatric and Adult Patients. A retrospective analysis was conducted on patients with MPP, classifying them into SMPP and non-severe MPP (NSMPP) groups. A total of 550 patients (NSMPP 374 and SMPP 176) were enrolled in the study and allocated to training, validation cohorts. 278 patients (NSMPP 224 and SMPP 54) were retrospectively collected from two institutions and allocated to testing cohort. The risk factors for SMPP were identified using univariate analysis. For radiomic feature selection, Spearman’s correlation and the least absolute shrinkage and selection operator (LASSO) were utilized. Logistic regression was used to build different models, including clinical, imaging, radiomics, and integrated models (combining clinical, imaging, and radiomics features selected). The model’s discrimination was evaluated using a receiver operating characteristic curve, its calibration with a calibration curve, and the results were visualized using the Hosmer–Lemeshow goodness-of-fit test. Thirteen clinical features and fourteen imaging features were selected for constructing the clinical and imaging models. Simultaneously, a set of twenty-five radiomics features were utilized to build the radiomics model. The integrated model demonstrated good calibration and discrimination in the training cohorts (AUC, 0.922; 95% CI: 0.900, 0.942), validation cohorts (AUC, 0.879; 95% CI: 0.806, 0.920), and testing cohorts (AUC, 0.877; 95% CI: 0.836, 0.916). The discriminatory and predictive efficacy of the clinical model in testing cohorts increased further after clinical and radiological features were incorporated (AUC, 0.849 vs. 0.922, P = 0.002). The model demonstrated exemplary predictive efficacy for SMPP by leveraging a comprehensive set of inputs, encompassing clinical data, quantitative and qualitative radiological features, along with radiomics features. The integration of these three aspects in the predictive model further enhanced the performance of the clinical model, indicating the potential for extensive clinical applications.","call-number":"2","container-title":"Scientific Reports","DOI":"10.1038/s41598-024-74251-5","ISSN":"2045-2322","journalAbbreviation":"Sci Rep","language":"en","note":"remark: ct</w:instrText>
      </w:r>
      <w:r w:rsidR="00185121" w:rsidRPr="000F38B9">
        <w:rPr>
          <w:rFonts w:ascii="Times New Roman" w:eastAsia="更纱黑体 SC" w:hAnsi="Times New Roman" w:cs="Times New Roman"/>
        </w:rPr>
        <w:instrText>研究对比</w:instrText>
      </w:r>
      <w:r w:rsidR="00185121" w:rsidRPr="000F38B9">
        <w:rPr>
          <w:rFonts w:ascii="Times New Roman" w:eastAsia="更纱黑体 SC" w:hAnsi="Times New Roman" w:cs="Times New Roman"/>
        </w:rPr>
        <w:instrText xml:space="preserve">\nTLDR: The model demonstrated exemplary predictive efficacy for SMPP by leveraging a comprehensive set of inputs, encompassing clinical data, quantitative and qualitative radiological features, along with radiomics features, along with radiomics features.\ntitleTranslation: </w:instrText>
      </w:r>
      <w:r w:rsidR="00185121" w:rsidRPr="000F38B9">
        <w:rPr>
          <w:rFonts w:ascii="Times New Roman" w:eastAsia="更纱黑体 SC" w:hAnsi="Times New Roman" w:cs="Times New Roman"/>
        </w:rPr>
        <w:instrText>预测儿科和成人患者肺炎支气管肺炎的严重程度：一项多中心研究</w:instrText>
      </w:r>
      <w:r w:rsidR="00185121" w:rsidRPr="000F38B9">
        <w:rPr>
          <w:rFonts w:ascii="Times New Roman" w:eastAsia="更纱黑体 SC" w:hAnsi="Times New Roman" w:cs="Times New Roman"/>
        </w:rPr>
        <w:instrText xml:space="preserve">","page":"22978","PMID":"39362944","PMCID":"PMC11450145","source":"3.8","title":"Predicting the severity of mycoplasma pneumoniae pneumonia in pediatric and adult patients: a multicenter study","title-short":"Predicting the severity of mycoplasma pneumoniae pneumonia in pediatric and adult patients","volume":"14","author":[{"family":"Zhuo","given":"Li-Yong"},{"family":"Hao","given":"Jia-Wei"},{"family":"Song","given":"Zi-Jun"},{"family":"Meng","given":"Huan"},{"family":"Wang","given":"Tian-Da"},{"family":"Yang","given":"Lu-Lu"},{"family":"Yang","given":"Zi-Mei"},{"family":"Ma","given":"Jia-Mei"},{"family":"Shen","given":"Dan"},{"family":"Cui","given":"Jing-Jing"},{"family":"Chen","given":"Wen-Jing"},{"family":"Yang","given":"Wei"},{"family":"Zang","given":"Li-Li"},{"family":"Wang","given":"Jia-Ning"},{"family":"Yin","given":"Xiao-Ping"}],"issued":{"date-parts":[["2024",10,3]]}}}],"schema":"https://github.com/citation-style-language/schema/raw/master/csl-citation.json"} </w:instrText>
      </w:r>
      <w:r w:rsidR="00517FEB" w:rsidRPr="000F38B9">
        <w:rPr>
          <w:rFonts w:ascii="Times New Roman" w:eastAsia="更纱黑体 SC" w:hAnsi="Times New Roman" w:cs="Times New Roman"/>
        </w:rPr>
        <w:fldChar w:fldCharType="separate"/>
      </w:r>
      <w:r w:rsidR="00185121" w:rsidRPr="000F38B9">
        <w:rPr>
          <w:rFonts w:ascii="Times New Roman" w:hAnsi="Times New Roman" w:cs="Times New Roman"/>
        </w:rPr>
        <w:t>(6,7)</w:t>
      </w:r>
      <w:r w:rsidR="00517FEB"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.However, the high radiation exposure associated with CT poses significant barriers to its clini</w:t>
      </w:r>
      <w:r>
        <w:rPr>
          <w:rFonts w:ascii="Times New Roman" w:eastAsia="更纱黑体 SC" w:hAnsi="Times New Roman" w:cs="Times New Roman"/>
        </w:rPr>
        <w:t>cal application in pediatric RMPP prediction scenarios that require repeated assessments.</w:t>
      </w:r>
      <w:r>
        <w:rPr>
          <w:rFonts w:ascii="Times New Roman" w:hAnsi="Times New Roman" w:cs="Times New Roman"/>
        </w:rPr>
        <w:t xml:space="preserve"> </w:t>
      </w:r>
      <w:r>
        <w:rPr>
          <w:rFonts w:ascii="Times New Roman" w:eastAsia="更纱黑体 SC" w:hAnsi="Times New Roman" w:cs="Times New Roman"/>
        </w:rPr>
        <w:t xml:space="preserve">Therefore, applying radiomics to CXR for the construction of early RMPP prediction models holds substantial scientific value and clinical translational potential. </w:t>
      </w:r>
    </w:p>
    <w:p w14:paraId="42C92200" w14:textId="643F4618"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hint="eastAsia"/>
        </w:rPr>
        <w:t>T</w:t>
      </w:r>
      <w:r>
        <w:rPr>
          <w:rFonts w:ascii="Times New Roman" w:eastAsia="更纱黑体 SC" w:hAnsi="Times New Roman" w:cs="Times New Roman"/>
        </w:rPr>
        <w:t xml:space="preserve">he present study aimed to retrospectively analyze chest X-ray images of children with refractory </w:t>
      </w:r>
      <w:r>
        <w:rPr>
          <w:rFonts w:ascii="Times New Roman" w:eastAsia="更纱黑体 SC" w:hAnsi="Times New Roman" w:cs="Times New Roman"/>
          <w:i/>
          <w:iCs/>
        </w:rPr>
        <w:t>Mycoplasma pneumoniae</w:t>
      </w:r>
      <w:r>
        <w:rPr>
          <w:rFonts w:ascii="Times New Roman" w:eastAsia="更纱黑体 SC" w:hAnsi="Times New Roman" w:cs="Times New Roman"/>
        </w:rPr>
        <w:t xml:space="preserve"> pneumonia, construct predictive models using multiple machine learning algorithms, and comprehensively evaluate model performance through k-fold cross-validation, with the goal of providing </w:t>
      </w:r>
      <w:r w:rsidR="002A37DC">
        <w:rPr>
          <w:rFonts w:ascii="Times New Roman" w:eastAsia="更纱黑体 SC" w:hAnsi="Times New Roman" w:cs="Times New Roman"/>
        </w:rPr>
        <w:t xml:space="preserve">clinical practice </w:t>
      </w:r>
      <w:r w:rsidR="002A37DC">
        <w:rPr>
          <w:rFonts w:ascii="Times New Roman" w:eastAsia="更纱黑体 SC" w:hAnsi="Times New Roman" w:cs="Times New Roman" w:hint="eastAsia"/>
        </w:rPr>
        <w:t xml:space="preserve">with </w:t>
      </w:r>
      <w:r>
        <w:rPr>
          <w:rFonts w:ascii="Times New Roman" w:eastAsia="更纱黑体 SC" w:hAnsi="Times New Roman" w:cs="Times New Roman"/>
        </w:rPr>
        <w:t xml:space="preserve">an objective and accurate early prediction tool </w:t>
      </w:r>
      <w:r w:rsidR="002A37DC">
        <w:rPr>
          <w:rFonts w:ascii="Times New Roman" w:eastAsia="更纱黑体 SC" w:hAnsi="Times New Roman" w:cs="Times New Roman" w:hint="eastAsia"/>
        </w:rPr>
        <w:t>that is non-invasive, low-radiation, and easily deployable.</w:t>
      </w:r>
    </w:p>
    <w:p w14:paraId="449B011F" w14:textId="77777777" w:rsidR="003107BA" w:rsidRDefault="003A3784">
      <w:pPr>
        <w:tabs>
          <w:tab w:val="left" w:pos="1440"/>
        </w:tabs>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t>Methods</w:t>
      </w:r>
    </w:p>
    <w:p w14:paraId="30701BAA" w14:textId="77777777" w:rsidR="003107BA" w:rsidRDefault="003A3784">
      <w:pPr>
        <w:tabs>
          <w:tab w:val="left" w:pos="1440"/>
        </w:tabs>
        <w:spacing w:line="480" w:lineRule="auto"/>
        <w:rPr>
          <w:rFonts w:ascii="Times New Roman" w:eastAsia="更纱黑体 SC" w:hAnsi="Times New Roman" w:cs="Times New Roman"/>
          <w:b/>
          <w:bCs/>
        </w:rPr>
      </w:pPr>
      <w:r>
        <w:rPr>
          <w:rFonts w:ascii="Times New Roman" w:eastAsia="更纱黑体 SC" w:hAnsi="Times New Roman" w:cs="Times New Roman"/>
          <w:b/>
          <w:bCs/>
        </w:rPr>
        <w:t>Data Source</w:t>
      </w:r>
    </w:p>
    <w:p w14:paraId="32973EE7" w14:textId="77777777" w:rsidR="006B5064"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This study was a retrospective investigation that consecutively enrolled chest X-ray images (</w:t>
      </w:r>
      <w:r w:rsidRPr="00256E31">
        <w:rPr>
          <w:rFonts w:ascii="Times New Roman" w:eastAsia="更纱黑体 SC" w:hAnsi="Times New Roman" w:cs="Times New Roman"/>
          <w:color w:val="EE0000"/>
          <w:highlight w:val="yellow"/>
        </w:rPr>
        <w:t>the f</w:t>
      </w:r>
      <w:r w:rsidRPr="006E64BC">
        <w:rPr>
          <w:rFonts w:ascii="Times New Roman" w:eastAsia="更纱黑体 SC" w:hAnsi="Times New Roman" w:cs="Times New Roman"/>
          <w:color w:val="EE0000"/>
          <w:highlight w:val="yellow"/>
        </w:rPr>
        <w:t xml:space="preserve">irst image obtained </w:t>
      </w:r>
      <w:r w:rsidR="005107A9" w:rsidRPr="006E64BC">
        <w:rPr>
          <w:rFonts w:ascii="Times New Roman" w:eastAsia="更纱黑体 SC" w:hAnsi="Times New Roman" w:cs="Times New Roman" w:hint="eastAsia"/>
          <w:color w:val="EE0000"/>
          <w:highlight w:val="yellow"/>
        </w:rPr>
        <w:t>within 48 hours</w:t>
      </w:r>
      <w:r w:rsidR="00256E31" w:rsidRPr="006E64BC">
        <w:rPr>
          <w:rFonts w:ascii="Times New Roman" w:eastAsia="更纱黑体 SC" w:hAnsi="Times New Roman" w:cs="Times New Roman" w:hint="eastAsia"/>
          <w:color w:val="EE0000"/>
          <w:highlight w:val="yellow"/>
        </w:rPr>
        <w:t xml:space="preserve"> of hospital</w:t>
      </w:r>
      <w:r w:rsidRPr="006E64BC">
        <w:rPr>
          <w:rFonts w:ascii="Times New Roman" w:eastAsia="更纱黑体 SC" w:hAnsi="Times New Roman" w:cs="Times New Roman"/>
          <w:color w:val="EE0000"/>
          <w:highlight w:val="yellow"/>
        </w:rPr>
        <w:t xml:space="preserve"> admission or in the outpatient </w:t>
      </w:r>
      <w:r w:rsidR="00256E31" w:rsidRPr="006E64BC">
        <w:rPr>
          <w:rFonts w:ascii="Times New Roman" w:eastAsia="更纱黑体 SC" w:hAnsi="Times New Roman" w:cs="Times New Roman" w:hint="eastAsia"/>
          <w:color w:val="EE0000"/>
          <w:highlight w:val="yellow"/>
        </w:rPr>
        <w:t>visit</w:t>
      </w:r>
      <w:r w:rsidR="006E64BC" w:rsidRPr="006E64BC">
        <w:rPr>
          <w:rFonts w:hint="eastAsia"/>
          <w:color w:val="EE0000"/>
          <w:highlight w:val="yellow"/>
        </w:rPr>
        <w:t xml:space="preserve">, </w:t>
      </w:r>
      <w:r w:rsidR="006E64BC" w:rsidRPr="006E64BC">
        <w:rPr>
          <w:rFonts w:ascii="Times New Roman" w:eastAsia="更纱黑体 SC" w:hAnsi="Times New Roman" w:cs="Times New Roman"/>
          <w:color w:val="EE0000"/>
          <w:highlight w:val="yellow"/>
        </w:rPr>
        <w:t>prior to macrolide antibiotic administration.</w:t>
      </w:r>
      <w:r>
        <w:rPr>
          <w:rFonts w:ascii="Times New Roman" w:eastAsia="更纱黑体 SC" w:hAnsi="Times New Roman" w:cs="Times New Roman"/>
        </w:rPr>
        <w:t xml:space="preserve">) of hospitalized children </w:t>
      </w:r>
      <w:r>
        <w:rPr>
          <w:rFonts w:ascii="Times New Roman" w:eastAsia="更纱黑体 SC" w:hAnsi="Times New Roman" w:cs="Times New Roman"/>
        </w:rPr>
        <w:lastRenderedPageBreak/>
        <w:t xml:space="preserve">diagnosed with </w:t>
      </w:r>
      <w:r>
        <w:rPr>
          <w:rFonts w:ascii="Times New Roman" w:eastAsia="更纱黑体 SC" w:hAnsi="Times New Roman" w:cs="Times New Roman"/>
          <w:i/>
          <w:iCs/>
        </w:rPr>
        <w:t>Mycoplasma pneumoniae</w:t>
      </w:r>
      <w:r>
        <w:rPr>
          <w:rFonts w:ascii="Times New Roman" w:eastAsia="更纱黑体 SC" w:hAnsi="Times New Roman" w:cs="Times New Roman"/>
        </w:rPr>
        <w:t xml:space="preserve"> pneumonia between January 2023 and December 2023 at Children’s Hospital of Nanjing Medical University.</w:t>
      </w:r>
      <w:r>
        <w:rPr>
          <w:rFonts w:ascii="Times New Roman" w:hAnsi="Times New Roman" w:cs="Times New Roman"/>
        </w:rPr>
        <w:t xml:space="preserve"> </w:t>
      </w:r>
      <w:r>
        <w:rPr>
          <w:rFonts w:ascii="Times New Roman" w:eastAsia="更纱黑体 SC" w:hAnsi="Times New Roman" w:cs="Times New Roman"/>
        </w:rPr>
        <w:t>This retrospective study was approved by the Ethics Committee of Children’s Hospital of Nanjing Medical University.</w:t>
      </w:r>
    </w:p>
    <w:p w14:paraId="17D49E95" w14:textId="5ACE2CBD"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Inclusion criteria: (a) Positive etiological evidence for MPP (IgM or PCR positive); (b) Presence of clinical manifestations consistent with MPP; (c) Presence of imaging findings consistent with MPP.</w:t>
      </w:r>
    </w:p>
    <w:p w14:paraId="3A6985E3"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Exclusion criteria: (a)Mixed pathogen infection; (b)Prolonged treatment prior to enrollment (≥2 weeks) or history of systemic glucocorticoid use; (c) Poor image quality or incomplete clinical data; (d) History of chronic respiratory diseases, congenital heart disease, autoimmune diseases, or central nervous system disorders.</w:t>
      </w:r>
    </w:p>
    <w:p w14:paraId="52D01A88"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Children were classified into the RMPP group and the non-RMPP group according to whether they developed RMPP.</w:t>
      </w:r>
    </w:p>
    <w:p w14:paraId="18294C6E" w14:textId="77777777" w:rsidR="003107BA" w:rsidRDefault="003A3784">
      <w:pPr>
        <w:tabs>
          <w:tab w:val="left" w:pos="1440"/>
        </w:tabs>
        <w:spacing w:line="480" w:lineRule="auto"/>
        <w:rPr>
          <w:rFonts w:ascii="Times New Roman" w:eastAsia="更纱黑体 SC" w:hAnsi="Times New Roman" w:cs="Times New Roman"/>
        </w:rPr>
      </w:pPr>
      <w:r>
        <w:rPr>
          <w:rFonts w:ascii="Times New Roman" w:eastAsia="思源宋体" w:hAnsi="Times New Roman" w:cs="Times New Roman"/>
          <w:noProof/>
          <w:kern w:val="0"/>
          <w14:ligatures w14:val="none"/>
        </w:rPr>
        <w:lastRenderedPageBreak/>
        <w:drawing>
          <wp:inline distT="0" distB="0" distL="0" distR="0" wp14:anchorId="6C98CBF5" wp14:editId="45EDD645">
            <wp:extent cx="5267959" cy="3988597"/>
            <wp:effectExtent l="0" t="0" r="9525" b="0"/>
            <wp:docPr id="130748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8928" name="图片 1"/>
                    <pic:cNvPicPr>
                      <a:picLocks noChangeAspect="1" noChangeArrowheads="1"/>
                    </pic:cNvPicPr>
                  </pic:nvPicPr>
                  <pic:blipFill>
                    <a:blip r:embed="rId13"/>
                    <a:stretch>
                      <a:fillRect/>
                    </a:stretch>
                  </pic:blipFill>
                  <pic:spPr>
                    <a:xfrm>
                      <a:off x="0" y="0"/>
                      <a:ext cx="5267959" cy="3988597"/>
                    </a:xfrm>
                    <a:prstGeom prst="rect">
                      <a:avLst/>
                    </a:prstGeom>
                    <a:noFill/>
                    <a:ln>
                      <a:noFill/>
                    </a:ln>
                  </pic:spPr>
                </pic:pic>
              </a:graphicData>
            </a:graphic>
          </wp:inline>
        </w:drawing>
      </w:r>
    </w:p>
    <w:p w14:paraId="2494E8DE" w14:textId="77777777" w:rsidR="003107BA" w:rsidRDefault="003A3784">
      <w:pPr>
        <w:tabs>
          <w:tab w:val="left" w:pos="1440"/>
        </w:tabs>
        <w:spacing w:line="480" w:lineRule="auto"/>
        <w:rPr>
          <w:rFonts w:ascii="Times New Roman" w:eastAsia="更纱黑体 SC" w:hAnsi="Times New Roman" w:cs="Times New Roman"/>
          <w:b/>
          <w:bCs/>
        </w:rPr>
      </w:pPr>
      <w:r>
        <w:rPr>
          <w:rFonts w:ascii="Times New Roman" w:eastAsia="更纱黑体 SC" w:hAnsi="Times New Roman" w:cs="Times New Roman"/>
          <w:b/>
          <w:bCs/>
        </w:rPr>
        <w:t>Image Acquisition and Preprocessing</w:t>
      </w:r>
    </w:p>
    <w:p w14:paraId="44550AFA" w14:textId="77777777" w:rsidR="003107BA" w:rsidRDefault="003A3784">
      <w:pPr>
        <w:tabs>
          <w:tab w:val="left" w:pos="1440"/>
        </w:tabs>
        <w:spacing w:line="480" w:lineRule="auto"/>
        <w:rPr>
          <w:rFonts w:ascii="Times New Roman" w:eastAsia="思源宋体" w:hAnsi="Times New Roman" w:cs="Times New Roman"/>
          <w:kern w:val="0"/>
          <w14:ligatures w14:val="none"/>
        </w:rPr>
      </w:pPr>
      <w:r>
        <w:rPr>
          <w:rFonts w:ascii="Times New Roman" w:eastAsia="更纱黑体 SC" w:hAnsi="Times New Roman" w:cs="Times New Roman"/>
        </w:rPr>
        <w:t>Imaging data were obtained from the hospital imaging database, and all patients underwent posteroanterior chest radiography using a digital X-ray system.</w:t>
      </w:r>
      <w:r>
        <w:rPr>
          <w:rFonts w:ascii="Times New Roman" w:hAnsi="Times New Roman" w:cs="Times New Roman"/>
        </w:rPr>
        <w:t xml:space="preserve"> </w:t>
      </w:r>
      <w:r>
        <w:rPr>
          <w:rFonts w:ascii="Times New Roman" w:eastAsia="更纱黑体 SC" w:hAnsi="Times New Roman" w:cs="Times New Roman"/>
        </w:rPr>
        <w:t>Images were exported in DICOM format and underwent standardized preprocessing, including grayscale normalization, spatial resampling (pixel spacing of 0.5 mm × 0.5 mm), maintenance of a 1:1 aspect ratio, and resizing to 1024 × 1024 pixels.</w:t>
      </w:r>
    </w:p>
    <w:p w14:paraId="0D916663" w14:textId="77777777" w:rsidR="003107BA" w:rsidRDefault="003A3784">
      <w:pPr>
        <w:tabs>
          <w:tab w:val="left" w:pos="1440"/>
        </w:tabs>
        <w:spacing w:line="480" w:lineRule="auto"/>
        <w:rPr>
          <w:rFonts w:ascii="Times New Roman" w:eastAsia="思源宋体" w:hAnsi="Times New Roman" w:cs="Times New Roman"/>
          <w:kern w:val="0"/>
          <w14:ligatures w14:val="none"/>
        </w:rPr>
      </w:pPr>
      <w:r>
        <w:rPr>
          <w:rFonts w:ascii="Times New Roman" w:eastAsia="更纱黑体 SC" w:hAnsi="Times New Roman" w:cs="Times New Roman"/>
          <w:b/>
          <w:bCs/>
        </w:rPr>
        <w:t>Image Segmentation</w:t>
      </w:r>
    </w:p>
    <w:p w14:paraId="11B1DB59" w14:textId="2A0540B3" w:rsidR="003107BA" w:rsidRDefault="003A3784">
      <w:pPr>
        <w:tabs>
          <w:tab w:val="left" w:pos="1440"/>
        </w:tabs>
        <w:spacing w:line="480" w:lineRule="auto"/>
        <w:rPr>
          <w:rFonts w:ascii="Times New Roman" w:eastAsia="思源宋体" w:hAnsi="Times New Roman" w:cs="Times New Roman"/>
          <w:kern w:val="0"/>
          <w14:ligatures w14:val="none"/>
        </w:rPr>
      </w:pPr>
      <w:r>
        <w:rPr>
          <w:rFonts w:ascii="Times New Roman" w:eastAsia="更纱黑体 SC" w:hAnsi="Times New Roman" w:cs="Times New Roman"/>
        </w:rPr>
        <w:t>Regions of interest (ROIs) were delineated.</w:t>
      </w:r>
      <w:r>
        <w:rPr>
          <w:rFonts w:ascii="Times New Roman" w:hAnsi="Times New Roman" w:cs="Times New Roman"/>
        </w:rPr>
        <w:t xml:space="preserve"> </w:t>
      </w:r>
      <w:r>
        <w:rPr>
          <w:rFonts w:ascii="Times New Roman" w:eastAsia="更纱黑体 SC" w:hAnsi="Times New Roman" w:cs="Times New Roman"/>
        </w:rPr>
        <w:t>All chest X-ray images were automatically and semi-automatically delineated and segmented using the isat-sam (v1.2.6) Python package, and the accuracy of the automated segmentation tool was preliminarily assessed by an experienced pediatric radiologist.</w:t>
      </w:r>
      <w:r>
        <w:rPr>
          <w:rFonts w:ascii="Times New Roman" w:eastAsia="思源宋体" w:hAnsi="Times New Roman" w:cs="Times New Roman"/>
          <w:kern w:val="0"/>
          <w14:ligatures w14:val="none"/>
        </w:rPr>
        <w:t xml:space="preserve"> </w:t>
      </w:r>
      <w:r>
        <w:rPr>
          <w:rFonts w:ascii="Times New Roman" w:eastAsia="思源宋体" w:hAnsi="Times New Roman" w:cs="Times New Roman"/>
          <w:b/>
          <w:bCs/>
          <w:i/>
          <w:iCs/>
          <w:kern w:val="0"/>
          <w14:ligatures w14:val="none"/>
        </w:rPr>
        <w:t>Fig.1</w:t>
      </w:r>
      <w:r>
        <w:rPr>
          <w:rFonts w:ascii="Times New Roman" w:eastAsia="思源宋体" w:hAnsi="Times New Roman" w:cs="Times New Roman"/>
          <w:kern w:val="0"/>
          <w14:ligatures w14:val="none"/>
        </w:rPr>
        <w:t xml:space="preserve"> shows the workfl</w:t>
      </w:r>
      <w:r w:rsidRPr="000F38B9">
        <w:rPr>
          <w:rFonts w:ascii="Times New Roman" w:eastAsia="思源宋体" w:hAnsi="Times New Roman" w:cs="Times New Roman"/>
          <w:kern w:val="0"/>
          <w14:ligatures w14:val="none"/>
        </w:rPr>
        <w:t>ow</w:t>
      </w:r>
      <w:r w:rsidRPr="000F38B9">
        <w:rPr>
          <w:rFonts w:ascii="Times New Roman" w:eastAsia="思源宋体" w:hAnsi="Times New Roman" w:cs="Times New Roman"/>
          <w:kern w:val="0"/>
          <w14:ligatures w14:val="none"/>
        </w:rPr>
        <w:fldChar w:fldCharType="begin"/>
      </w:r>
      <w:r w:rsidR="00185121" w:rsidRPr="000F38B9">
        <w:rPr>
          <w:rFonts w:ascii="Times New Roman" w:eastAsia="思源宋体" w:hAnsi="Times New Roman" w:cs="Times New Roman"/>
          <w:kern w:val="0"/>
          <w14:ligatures w14:val="none"/>
        </w:rPr>
        <w:instrText xml:space="preserve"> ADDIN ZOTERO_ITEM CSL_CITATION {"citationID":"ygFZDgLh","properties":{"unsorted":false,"formattedCitation":"(8)","plainCitation":"(8)","noteIndex":0},"citationItems":[{"id":830,"uris":["http://zotero.org/users/14750203/items/N5PRLNBK"],"itemData":{"id":830,"type":"article-journal","abstract":"Objectives\nAchieving a consensus on a definition for different aspects of radiomics workflows to support their translation into clinical usage. Furthermore, to assess the perspective of experts on important challenges for a successful clinical workflow implementation.\n\nMaterials and methods\nThe consensus was achieved by a multi-stage process. Stage 1 comprised a definition screening, a retrospective analysis with semantic mapping of terms found in 22 workflow definitions, and the compilation of an initial baseline definition. Stages 2 and 3 consisted of a Delphi process with over 45 experts hailing from sites participating in the German Research Foundation (DFG) Priority Program 2177. Stage 2 aimed to achieve a broad consensus for a definition proposal, while stage 3 identified the importance of translational challenges.\n\nResults\nWorkflow definitions from 22 publications (published 2012–2020) were analyzed. Sixty-nine definition terms were extracted, mapped, and semantic ambiguities (e.g., homonymous and synonymous terms) were identified and resolved. The consensus definition was developed via a Delphi process. The final definition comprising seven phases and 37 aspects reached a high overall consensus (&gt; 89% of experts “agree” or “strongly agree”). Two aspects reached no strong consensus. In addition, the Delphi process identified and characterized from the participating experts’ perspective the ten most important challenges in radiomics workflows.\n\nConclusion\nTo overcome semantic inconsistencies between existing definitions and offer a well-defined, broad, referenceable terminology, a consensus workflow definition for radiomics-based setups and a terms mapping to existing literature was compiled. Moreover, the most relevant challenges towards clinical application were characterized.\n\nCritical relevance statement\nLack of standardization represents one major obstacle to successful clinical translation of radiomics. Here, we report a consensus workflow definition on different aspects of radiomics studies and highlight important challenges to advance the clinical adoption of radiomics.\n\nKey Points\n\nPublished radiomics workflow terminologies are inconsistent, hindering standardization and translation.A consensus radiomics workflow definition proposal with high agreement was developed.Publicly available result resources for further exploitation by the scientific community.\n\n\nGraphical Abstract","call-number":"2","container-title":"Insights into Imaging","DOI":"10.1186/s13244-024-01704-w","ISSN":"1869-4101","journalAbbreviation":"Insights Imaging","language":"en","note":"TLDR: A consensus workflow definition for radiomics-based setups and a terms mapping to existing literature was compiled to overcome semantic inconsistencies between existing definitions and offer a well-defined, broad, referenceable terminology.\ntitleTranslation: </w:instrText>
      </w:r>
      <w:r w:rsidR="00185121" w:rsidRPr="000F38B9">
        <w:rPr>
          <w:rFonts w:ascii="Times New Roman" w:eastAsia="思源宋体" w:hAnsi="Times New Roman" w:cs="Times New Roman"/>
          <w:kern w:val="0"/>
          <w14:ligatures w14:val="none"/>
        </w:rPr>
        <w:instrText>放射组学工作流程定义和挑战</w:instrText>
      </w:r>
      <w:r w:rsidR="00185121" w:rsidRPr="000F38B9">
        <w:rPr>
          <w:rFonts w:ascii="Times New Roman" w:eastAsia="思源宋体" w:hAnsi="Times New Roman" w:cs="Times New Roman"/>
          <w:kern w:val="0"/>
          <w14:ligatures w14:val="none"/>
        </w:rPr>
        <w:instrText xml:space="preserve"> - </w:instrText>
      </w:r>
      <w:r w:rsidR="00185121" w:rsidRPr="000F38B9">
        <w:rPr>
          <w:rFonts w:ascii="Times New Roman" w:eastAsia="思源宋体" w:hAnsi="Times New Roman" w:cs="Times New Roman"/>
          <w:kern w:val="0"/>
          <w14:ligatures w14:val="none"/>
        </w:rPr>
        <w:instrText>德国优先项目</w:instrText>
      </w:r>
      <w:r w:rsidR="00185121" w:rsidRPr="000F38B9">
        <w:rPr>
          <w:rFonts w:ascii="Times New Roman" w:eastAsia="思源宋体" w:hAnsi="Times New Roman" w:cs="Times New Roman"/>
          <w:kern w:val="0"/>
          <w14:ligatures w14:val="none"/>
        </w:rPr>
        <w:instrText>2177</w:instrText>
      </w:r>
      <w:r w:rsidR="00185121" w:rsidRPr="000F38B9">
        <w:rPr>
          <w:rFonts w:ascii="Times New Roman" w:eastAsia="思源宋体" w:hAnsi="Times New Roman" w:cs="Times New Roman"/>
          <w:kern w:val="0"/>
          <w14:ligatures w14:val="none"/>
        </w:rPr>
        <w:instrText>关于临床应用放射组学的共识声明</w:instrText>
      </w:r>
      <w:r w:rsidR="00185121" w:rsidRPr="000F38B9">
        <w:rPr>
          <w:rFonts w:ascii="Times New Roman" w:eastAsia="思源宋体" w:hAnsi="Times New Roman" w:cs="Times New Roman"/>
          <w:kern w:val="0"/>
          <w14:ligatures w14:val="none"/>
        </w:rPr>
        <w:instrText xml:space="preserve">","page":"124","PMID":"38825600","PMCID":"PMC11144687","source":"4.1","title":"Radiomics workflow definition &amp; challenges - German priority program 2177 consensus statement on clinically applied radiomics","volume":"15","author":[{"family":"Floca","given":"Ralf"},{"family":"Bohn","given":"Jonas"},{"family":"Haux","given":"Christian"},{"family":"Wiestler","given":"Benedikt"},{"family":"Zöllner","given":"Frank G."},{"family":"Reinke","given":"Annika"},{"family":"Weiß","given":"Jakob"},{"family":"Nolden","given":"Marco"},{"family":"Albert","given":"Steffen"},{"family":"Persigehl","given":"Thorsten"},{"family":"Norajitra","given":"Tobias"},{"family":"Baeßler","given":"Bettina"},{"family":"Dewey","given":"Marc"},{"family":"Braren","given":"Rickmer"},{"family":"Büchert","given":"Martin"},{"family":"Fallenberg","given":"Eva Maria"},{"family":"Galldiks","given":"Norbert"},{"family":"Gerken","given":"Annika"},{"family":"Götz","given":"Michael"},{"family":"Hahn","given":"Horst K."},{"family":"Haubold","given":"Johannes"},{"family":"Haueise","given":"Tobias"},{"family":"Große Hokamp","given":"Nils"},{"family":"Ingrisch","given":"Michael"},{"family":"Iuga","given":"Andra-Iza"},{"family":"Janoschke","given":"Marco"},{"family":"Jung","given":"Matthias"},{"family":"Kiefer","given":"Lena Sophie"},{"family":"Lohmann","given":"Philipp"},{"family":"Machann","given":"Jürgen"},{"family":"Moltz","given":"Jan Hendrik"},{"family":"Nattenmüller","given":"Johanna"},{"family":"Nonnenmacher","given":"Tobias"},{"family":"Oerther","given":"Benedict"},{"family":"Othman","given":"Ahmed E."},{"family":"Peisen","given":"Felix"},{"family":"Schick","given":"Fritz"},{"family":"Umutlu","given":"Lale"},{"family":"Wichtmann","given":"Barbara D."},{"family":"Zhao","given":"Wenzhao"},{"family":"Caspers","given":"Svenja"},{"family":"Schlemmer","given":"Heinz-Peter"},{"family":"Schlett","given":"Christopher L."},{"family":"Maier-Hein","given":"Klaus"},{"family":"Bamberg","given":"Fabian"}],"issued":{"date-parts":[["2024",6,3]]}}}],"schema":"https://github.com/citation-style-language/schema/raw/master/csl-citation.json"} </w:instrText>
      </w:r>
      <w:r w:rsidRPr="000F38B9">
        <w:rPr>
          <w:rFonts w:ascii="Times New Roman" w:eastAsia="思源宋体" w:hAnsi="Times New Roman" w:cs="Times New Roman"/>
          <w:kern w:val="0"/>
          <w14:ligatures w14:val="none"/>
        </w:rPr>
        <w:fldChar w:fldCharType="separate"/>
      </w:r>
      <w:r w:rsidR="00185121" w:rsidRPr="000F38B9">
        <w:rPr>
          <w:rFonts w:ascii="Times New Roman" w:hAnsi="Times New Roman" w:cs="Times New Roman"/>
        </w:rPr>
        <w:t>(8)</w:t>
      </w:r>
      <w:r w:rsidRPr="000F38B9">
        <w:rPr>
          <w:rFonts w:ascii="Times New Roman" w:eastAsia="思源宋体" w:hAnsi="Times New Roman" w:cs="Times New Roman"/>
          <w:kern w:val="0"/>
          <w14:ligatures w14:val="none"/>
        </w:rPr>
        <w:fldChar w:fldCharType="end"/>
      </w:r>
      <w:r w:rsidRPr="000F38B9">
        <w:rPr>
          <w:rFonts w:ascii="Times New Roman" w:eastAsia="思源宋体" w:hAnsi="Times New Roman" w:cs="Times New Roman"/>
          <w:kern w:val="0"/>
          <w14:ligatures w14:val="none"/>
        </w:rPr>
        <w:t xml:space="preserve"> of th</w:t>
      </w:r>
      <w:r>
        <w:rPr>
          <w:rFonts w:ascii="Times New Roman" w:eastAsia="思源宋体" w:hAnsi="Times New Roman" w:cs="Times New Roman"/>
          <w:kern w:val="0"/>
          <w14:ligatures w14:val="none"/>
        </w:rPr>
        <w:t>e study.</w:t>
      </w:r>
    </w:p>
    <w:p w14:paraId="277349D3" w14:textId="77777777" w:rsidR="00FD5EAD" w:rsidRDefault="003A3784">
      <w:pPr>
        <w:spacing w:after="60" w:line="240" w:lineRule="auto"/>
      </w:pPr>
      <w:r>
        <w:rPr>
          <w:b/>
          <w:color w:val="CC0000"/>
          <w:sz w:val="20"/>
        </w:rPr>
        <w:lastRenderedPageBreak/>
        <w:t>&gt;&gt;&gt; [</w:t>
      </w:r>
      <w:r>
        <w:rPr>
          <w:b/>
          <w:color w:val="CC0000"/>
          <w:sz w:val="20"/>
        </w:rPr>
        <w:t>必须补充</w:t>
      </w:r>
      <w:r>
        <w:rPr>
          <w:b/>
          <w:color w:val="CC0000"/>
          <w:sz w:val="20"/>
        </w:rPr>
        <w:t xml:space="preserve"> - R1+R3</w:t>
      </w:r>
      <w:r>
        <w:rPr>
          <w:b/>
          <w:color w:val="CC0000"/>
          <w:sz w:val="20"/>
        </w:rPr>
        <w:t>均要求</w:t>
      </w:r>
      <w:r>
        <w:rPr>
          <w:b/>
          <w:color w:val="CC0000"/>
          <w:sz w:val="20"/>
        </w:rPr>
        <w:t>] "preliminarily assessed"</w:t>
      </w:r>
      <w:r>
        <w:rPr>
          <w:b/>
          <w:color w:val="CC0000"/>
          <w:sz w:val="20"/>
        </w:rPr>
        <w:t>不满足审稿要求。需补充：</w:t>
      </w:r>
      <w:r>
        <w:rPr>
          <w:b/>
          <w:color w:val="CC0000"/>
          <w:sz w:val="20"/>
        </w:rPr>
        <w:t>(1)</w:t>
      </w:r>
      <w:r>
        <w:rPr>
          <w:b/>
          <w:color w:val="CC0000"/>
          <w:sz w:val="20"/>
        </w:rPr>
        <w:t>随机抽取</w:t>
      </w:r>
      <w:r>
        <w:rPr>
          <w:b/>
          <w:color w:val="CC0000"/>
          <w:sz w:val="20"/>
        </w:rPr>
        <w:t>50</w:t>
      </w:r>
      <w:r>
        <w:rPr>
          <w:b/>
          <w:color w:val="CC0000"/>
          <w:sz w:val="20"/>
        </w:rPr>
        <w:t>例，两位放射科医生独立标注</w:t>
      </w:r>
      <w:r>
        <w:rPr>
          <w:b/>
          <w:color w:val="CC0000"/>
          <w:sz w:val="20"/>
        </w:rPr>
        <w:t>ROI</w:t>
      </w:r>
      <w:r>
        <w:rPr>
          <w:b/>
          <w:color w:val="CC0000"/>
          <w:sz w:val="20"/>
        </w:rPr>
        <w:t>，计算</w:t>
      </w:r>
      <w:r>
        <w:rPr>
          <w:b/>
          <w:color w:val="CC0000"/>
          <w:sz w:val="20"/>
        </w:rPr>
        <w:t>ICC</w:t>
      </w:r>
      <w:r>
        <w:rPr>
          <w:b/>
          <w:color w:val="CC0000"/>
          <w:sz w:val="20"/>
        </w:rPr>
        <w:t>；</w:t>
      </w:r>
      <w:r>
        <w:rPr>
          <w:b/>
          <w:color w:val="CC0000"/>
          <w:sz w:val="20"/>
        </w:rPr>
        <w:t>(2)</w:t>
      </w:r>
      <w:r>
        <w:rPr>
          <w:b/>
          <w:color w:val="CC0000"/>
          <w:sz w:val="20"/>
        </w:rPr>
        <w:t>计算</w:t>
      </w:r>
      <w:r>
        <w:rPr>
          <w:b/>
          <w:color w:val="CC0000"/>
          <w:sz w:val="20"/>
        </w:rPr>
        <w:t>isat-sam</w:t>
      </w:r>
      <w:r>
        <w:rPr>
          <w:b/>
          <w:color w:val="CC0000"/>
          <w:sz w:val="20"/>
        </w:rPr>
        <w:t>自动分割与人工标注的</w:t>
      </w:r>
      <w:r>
        <w:rPr>
          <w:b/>
          <w:color w:val="CC0000"/>
          <w:sz w:val="20"/>
        </w:rPr>
        <w:t>Dice</w:t>
      </w:r>
      <w:r>
        <w:rPr>
          <w:b/>
          <w:color w:val="CC0000"/>
          <w:sz w:val="20"/>
        </w:rPr>
        <w:t>系数；</w:t>
      </w:r>
      <w:r>
        <w:rPr>
          <w:b/>
          <w:color w:val="CC0000"/>
          <w:sz w:val="20"/>
        </w:rPr>
        <w:t>(3)</w:t>
      </w:r>
      <w:r>
        <w:rPr>
          <w:b/>
          <w:color w:val="CC0000"/>
          <w:sz w:val="20"/>
        </w:rPr>
        <w:t>以表格报告结果。</w:t>
      </w:r>
    </w:p>
    <w:p w14:paraId="7E1E35BC" w14:textId="77777777" w:rsidR="003107BA" w:rsidRPr="00831AFC" w:rsidRDefault="003A3784">
      <w:pPr>
        <w:tabs>
          <w:tab w:val="left" w:pos="1440"/>
        </w:tabs>
        <w:spacing w:line="480" w:lineRule="auto"/>
        <w:rPr>
          <w:rFonts w:ascii="Times New Roman" w:eastAsia="更纱黑体 SC" w:hAnsi="Times New Roman" w:cs="Times New Roman"/>
          <w:b/>
          <w:bCs/>
        </w:rPr>
      </w:pPr>
      <w:r w:rsidRPr="00831AFC">
        <w:rPr>
          <w:rFonts w:ascii="Times New Roman" w:eastAsia="更纱黑体 SC" w:hAnsi="Times New Roman" w:cs="Times New Roman"/>
          <w:b/>
          <w:bCs/>
        </w:rPr>
        <w:t>Radiomics Feature Extraction</w:t>
      </w:r>
    </w:p>
    <w:p w14:paraId="66D28E9F" w14:textId="087E3EA3"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Radiomics features were extracted from each segmented image using PyRadiomics (version 3.1</w:t>
      </w:r>
      <w:r w:rsidRPr="000F38B9">
        <w:rPr>
          <w:rFonts w:ascii="Times New Roman" w:eastAsia="更纱黑体 SC" w:hAnsi="Times New Roman" w:cs="Times New Roman"/>
        </w:rPr>
        <w:t xml:space="preserve">.1) </w:t>
      </w:r>
      <w:r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{"citationID":"Cc3pRuTy","properties":{"unsorted":false,"formattedCitation":"(9)","plainCitation":"(9)","noteIndex":0},"citationItems":[{"id":1568,"uris":["http://zotero.org/users/14750203/items/N2B3FVJ9"],"itemData":{"id":1568,"type":"article-journal","abstract":"Radiomics aims to quantify phenotypic characteristics on medical imaging through the use of automated algorithms. Radiomic artificial intelligence (AI) technology, either based on engineered hard-coded algorithms or deep learning methods, can be used to develop non-invasive imaging-based biomarkers. However, lack of standardized algorithm definitions and image processing severely hampers reproducibility and comparability of results. To address this issue, we developed PyRadiomics, a flexible open-source platform capable of extracting a large panel of engineered features from medical images. PyRadiomics is implemented in Python and can be used standalone or using 3D-Slicer. Here, we discuss the workflow and architecture of PyRadiomics and demonstrate its application in characterizing lung-lesions. Source code, documentation, and examples are publicly available at www.radiomics.io. With this platform, we aim to establish a reference standard for radiomic analyses, provide a tested and maintained resource, and to grow the community of radiomic developers addressing critical needs in cancer research.","call-number":"1","container-title":"Cancer research","DOI":"10.1158/0008-5472.CAN-17-0339","ISSN":"0008-5472","issue":"21","journalAbbreviation":"Cancer Res","language":"en","note":"remark: pyradiomics\nTLDR: PyRadiomics, a flexible open-source platform capable of extracting a large panel of engineered features from medical images, is developed and its application in characterizing lung lesions is demonstrated.\ntitleTranslation: </w:instrText>
      </w:r>
      <w:r w:rsidR="00185121" w:rsidRPr="000F38B9">
        <w:rPr>
          <w:rFonts w:ascii="Times New Roman" w:eastAsia="更纱黑体 SC" w:hAnsi="Times New Roman" w:cs="Times New Roman"/>
        </w:rPr>
        <w:instrText>【</w:instrText>
      </w:r>
      <w:r w:rsidR="00185121" w:rsidRPr="000F38B9">
        <w:rPr>
          <w:rFonts w:ascii="Times New Roman" w:eastAsia="更纱黑体 SC" w:hAnsi="Times New Roman" w:cs="Times New Roman"/>
        </w:rPr>
        <w:instrText>PyRadiomics</w:instrText>
      </w:r>
      <w:r w:rsidR="00185121" w:rsidRPr="000F38B9">
        <w:rPr>
          <w:rFonts w:ascii="Times New Roman" w:eastAsia="更纱黑体 SC" w:hAnsi="Times New Roman" w:cs="Times New Roman"/>
        </w:rPr>
        <w:instrText>】用于解码放射表型的计算放射组学系统</w:instrText>
      </w:r>
      <w:r w:rsidR="00185121" w:rsidRPr="000F38B9">
        <w:rPr>
          <w:rFonts w:ascii="Times New Roman" w:eastAsia="更纱黑体 SC" w:hAnsi="Times New Roman" w:cs="Times New Roman"/>
        </w:rPr>
        <w:instrText xml:space="preserve">\nabstractTranslation: </w:instrText>
      </w:r>
      <w:r w:rsidR="00185121" w:rsidRPr="000F38B9">
        <w:rPr>
          <w:rFonts w:ascii="Times New Roman" w:eastAsia="更纱黑体 SC" w:hAnsi="Times New Roman" w:cs="Times New Roman"/>
        </w:rPr>
        <w:instrText>放射学旨在通过自动化算法量化医学影像中的表型特征。放射学人工智能（</w:instrText>
      </w:r>
      <w:r w:rsidR="00185121" w:rsidRPr="000F38B9">
        <w:rPr>
          <w:rFonts w:ascii="Times New Roman" w:eastAsia="更纱黑体 SC" w:hAnsi="Times New Roman" w:cs="Times New Roman"/>
        </w:rPr>
        <w:instrText>AI</w:instrText>
      </w:r>
      <w:r w:rsidR="00185121" w:rsidRPr="000F38B9">
        <w:rPr>
          <w:rFonts w:ascii="Times New Roman" w:eastAsia="更纱黑体 SC" w:hAnsi="Times New Roman" w:cs="Times New Roman"/>
        </w:rPr>
        <w:instrText>）技术，无论是基于工程硬编码算法还是深度学习方法，都可以用于开发非侵入性的基于影像的生物标志物。然而，缺乏标准化的算法定义和图像处理严重阻碍了结果的可重复性和可比性。为解决这一问题，我们开发了</w:instrText>
      </w:r>
      <w:r w:rsidR="00185121" w:rsidRPr="000F38B9">
        <w:rPr>
          <w:rFonts w:ascii="Times New Roman" w:eastAsia="更纱黑体 SC" w:hAnsi="Times New Roman" w:cs="Times New Roman"/>
        </w:rPr>
        <w:instrText>PyRadiomics</w:instrText>
      </w:r>
      <w:r w:rsidR="00185121" w:rsidRPr="000F38B9">
        <w:rPr>
          <w:rFonts w:ascii="Times New Roman" w:eastAsia="更纱黑体 SC" w:hAnsi="Times New Roman" w:cs="Times New Roman"/>
        </w:rPr>
        <w:instrText>，一个灵活的开源平台，能够从医学图像中提取大量工程特征。</w:instrText>
      </w:r>
      <w:r w:rsidR="00185121" w:rsidRPr="000F38B9">
        <w:rPr>
          <w:rFonts w:ascii="Times New Roman" w:eastAsia="更纱黑体 SC" w:hAnsi="Times New Roman" w:cs="Times New Roman"/>
        </w:rPr>
        <w:instrText xml:space="preserve">PyRadiomics </w:instrText>
      </w:r>
      <w:r w:rsidR="00185121" w:rsidRPr="000F38B9">
        <w:rPr>
          <w:rFonts w:ascii="Times New Roman" w:eastAsia="更纱黑体 SC" w:hAnsi="Times New Roman" w:cs="Times New Roman"/>
        </w:rPr>
        <w:instrText>用</w:instrText>
      </w:r>
      <w:r w:rsidR="00185121" w:rsidRPr="000F38B9">
        <w:rPr>
          <w:rFonts w:ascii="Times New Roman" w:eastAsia="更纱黑体 SC" w:hAnsi="Times New Roman" w:cs="Times New Roman"/>
        </w:rPr>
        <w:instrText xml:space="preserve"> Python </w:instrText>
      </w:r>
      <w:r w:rsidR="00185121" w:rsidRPr="000F38B9">
        <w:rPr>
          <w:rFonts w:ascii="Times New Roman" w:eastAsia="更纱黑体 SC" w:hAnsi="Times New Roman" w:cs="Times New Roman"/>
        </w:rPr>
        <w:instrText>实现，可以独立使用，也可以使用</w:instrText>
      </w:r>
      <w:r w:rsidR="00185121" w:rsidRPr="000F38B9">
        <w:rPr>
          <w:rFonts w:ascii="Times New Roman" w:eastAsia="更纱黑体 SC" w:hAnsi="Times New Roman" w:cs="Times New Roman"/>
        </w:rPr>
        <w:instrText xml:space="preserve"> 3D </w:instrText>
      </w:r>
      <w:r w:rsidR="00185121" w:rsidRPr="000F38B9">
        <w:rPr>
          <w:rFonts w:ascii="Times New Roman" w:eastAsia="更纱黑体 SC" w:hAnsi="Times New Roman" w:cs="Times New Roman"/>
        </w:rPr>
        <w:instrText>切片软件。在这里，我们讨论了</w:instrText>
      </w:r>
      <w:r w:rsidR="00185121" w:rsidRPr="000F38B9">
        <w:rPr>
          <w:rFonts w:ascii="Times New Roman" w:eastAsia="更纱黑体 SC" w:hAnsi="Times New Roman" w:cs="Times New Roman"/>
        </w:rPr>
        <w:instrText>PyRadiomics</w:instrText>
      </w:r>
      <w:r w:rsidR="00185121" w:rsidRPr="000F38B9">
        <w:rPr>
          <w:rFonts w:ascii="Times New Roman" w:eastAsia="更纱黑体 SC" w:hAnsi="Times New Roman" w:cs="Times New Roman"/>
        </w:rPr>
        <w:instrText>的工作流程和架构，并演示其在表征肺病变中的应用。源代码、文档和示例均公开于</w:instrText>
      </w:r>
      <w:r w:rsidR="00185121" w:rsidRPr="000F38B9">
        <w:rPr>
          <w:rFonts w:ascii="Times New Roman" w:eastAsia="更纱黑体 SC" w:hAnsi="Times New Roman" w:cs="Times New Roman"/>
        </w:rPr>
        <w:instrText xml:space="preserve"> www.radiomics.io</w:instrText>
      </w:r>
      <w:r w:rsidR="00185121" w:rsidRPr="000F38B9">
        <w:rPr>
          <w:rFonts w:ascii="Times New Roman" w:eastAsia="更纱黑体 SC" w:hAnsi="Times New Roman" w:cs="Times New Roman"/>
        </w:rPr>
        <w:instrText>。通过该平台，我们旨在建立放射学分析的参考标准，提供经过测试和维护的资源，并壮大满足癌症研究关键需求的放射学学开发者社区。</w:instrText>
      </w:r>
      <w:r w:rsidR="00185121" w:rsidRPr="000F38B9">
        <w:rPr>
          <w:rFonts w:ascii="Times New Roman" w:eastAsia="更纱黑体 SC" w:hAnsi="Times New Roman" w:cs="Times New Roman"/>
        </w:rPr>
        <w:instrText xml:space="preserve">","page":"e104-e107","PMID":"29092951","PMCID":"PMC5672828","source":"12.5","title":"Computational Radiomics System to Decode the Radiographic Phenotype","volume":"77","author":[{"family":"Griethuysen","given":"Joost JM","non-dropping-particle":"van"},{"family":"Fedorov","given":"Andriy"},{"family":"Parmar","given":"Chintan"},{"family":"Hosny","given":"Ahmed"},{"family":"Aucoin","given":"Nicole"},{"family":"Narayan","given":"Vivek"},{"family":"Beets-Tan","given":"Regina GH"},{"family":"Fillion-Robin","given":"Jean-Christophe"},{"family":"Pieper","given":"Steve"},{"family":"Aerts","given":"Hugo JWL"}],"issued":{"date-parts":[["2017",11,1]]}}}],"schema":"https://github.com/citation-style-language/schema/raw/master/csl-citation.json"} </w:instrText>
      </w:r>
      <w:r w:rsidRPr="000F38B9">
        <w:rPr>
          <w:rFonts w:ascii="Times New Roman" w:eastAsia="更纱黑体 SC" w:hAnsi="Times New Roman" w:cs="Times New Roman"/>
        </w:rPr>
        <w:fldChar w:fldCharType="separate"/>
      </w:r>
      <w:r w:rsidR="00185121" w:rsidRPr="000F38B9">
        <w:rPr>
          <w:rFonts w:ascii="Times New Roman" w:hAnsi="Times New Roman" w:cs="Times New Roman"/>
        </w:rPr>
        <w:t>(9)</w:t>
      </w:r>
      <w:r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 xml:space="preserve"> , inclu</w:t>
      </w:r>
      <w:r>
        <w:rPr>
          <w:rFonts w:ascii="Times New Roman" w:eastAsia="更纱黑体 SC" w:hAnsi="Times New Roman" w:cs="Times New Roman"/>
        </w:rPr>
        <w:t xml:space="preserve">ding: (1) First-order statistical features; (2) Shape-based features (e.g., area, surface area, sphericity); (3) Texture features, including gray level co-occurrence matrix (GLCM), gray level run length matrix (GLRLM), gray level size zone matrix (GLSZM), gray level dependence matrix (GLDM), and neighboring gray tone difference matrix (NGTDM). </w:t>
      </w:r>
    </w:p>
    <w:p w14:paraId="3EB682E3" w14:textId="709984E1" w:rsidR="003107BA" w:rsidRDefault="003A3784">
      <w:pPr>
        <w:tabs>
          <w:tab w:val="left" w:pos="1440"/>
        </w:tabs>
        <w:spacing w:line="480" w:lineRule="auto"/>
        <w:rPr>
          <w:rFonts w:ascii="Times New Roman" w:eastAsia="更纱黑体 SC" w:hAnsi="Times New Roman" w:cs="Times New Roman"/>
          <w:b/>
          <w:bCs/>
        </w:rPr>
      </w:pPr>
      <w:r>
        <w:rPr>
          <w:rFonts w:ascii="Times New Roman" w:eastAsia="更纱黑体 SC" w:hAnsi="Times New Roman" w:cs="Times New Roman"/>
          <w:b/>
          <w:bCs/>
        </w:rPr>
        <w:t>Model Construction</w:t>
      </w:r>
    </w:p>
    <w:p w14:paraId="3D017349" w14:textId="77777777" w:rsidR="003107BA" w:rsidRDefault="003A3784">
      <w:pPr>
        <w:pStyle w:val="af3"/>
        <w:numPr>
          <w:ilvl w:val="0"/>
          <w:numId w:val="2"/>
        </w:num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Dataset Partitioning</w:t>
      </w:r>
    </w:p>
    <w:p w14:paraId="04633C3B" w14:textId="691B7F1A"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The dataset was randomly divided at the subject level into a training set and a validation set at an 80:20 ratio.</w:t>
      </w:r>
      <w:r>
        <w:rPr>
          <w:rFonts w:ascii="Times New Roman" w:hAnsi="Times New Roman" w:cs="Times New Roman"/>
        </w:rPr>
        <w:t xml:space="preserve"> </w:t>
      </w:r>
      <w:r>
        <w:rPr>
          <w:rFonts w:ascii="Times New Roman" w:eastAsia="更纱黑体 SC" w:hAnsi="Times New Roman" w:cs="Times New Roman"/>
        </w:rPr>
        <w:t>All features were standardized using Z-score normaliza</w:t>
      </w:r>
      <w:r w:rsidRPr="000F38B9">
        <w:rPr>
          <w:rFonts w:ascii="Times New Roman" w:eastAsia="更纱黑体 SC" w:hAnsi="Times New Roman" w:cs="Times New Roman"/>
        </w:rPr>
        <w:t>tion</w:t>
      </w:r>
      <w:r w:rsidR="00116EBC"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{"citationID":"ZQYrTan5","properties":{"unsorted":false,"formattedCitation":"(10)","plainCitation":"(10)","noteIndex":0},"citationItems":[{"id":1629,"uris":["http://zotero.org/users/14750203/items/9AWCTZP2"],"itemData":{"id":1629,"type":"article-journal","abstract":"This study is emphasized on different types of normalization. Each of which was tested against the ID3 methodology using the HSV data set. Number of leaf nodes, accuracy and tree growing time are three factors that were taken into account. Comparisons between different learning methods were accomplished as they were applied to each normalization method. A new matrix was designed to check for the best normalization method based on the factors and their priorities. Recommendations were concluded.","container-title":"Journal of Computer Science","DOI":"10.3844/jcssp.2006.735.739","ISSN":"1552-6607","issue":"9","journalAbbreviation":"JCS","language":"en","note":"TLDR: This study emphasized on different types of normalization, each of which was tested against the ID3 methodology using the HSV data set, and recommendations were concluded on the best normalization method based on the factors and their priorities.\ntitleTranslation: </w:instrText>
      </w:r>
      <w:r w:rsidR="00185121" w:rsidRPr="000F38B9">
        <w:rPr>
          <w:rFonts w:ascii="Times New Roman" w:eastAsia="更纱黑体 SC" w:hAnsi="Times New Roman" w:cs="Times New Roman"/>
        </w:rPr>
        <w:instrText>【</w:instrText>
      </w:r>
      <w:r w:rsidR="00185121" w:rsidRPr="000F38B9">
        <w:rPr>
          <w:rFonts w:ascii="Times New Roman" w:eastAsia="更纱黑体 SC" w:hAnsi="Times New Roman" w:cs="Times New Roman"/>
        </w:rPr>
        <w:instrText>Z-score</w:instrText>
      </w:r>
      <w:r w:rsidR="00185121" w:rsidRPr="000F38B9">
        <w:rPr>
          <w:rFonts w:ascii="Times New Roman" w:eastAsia="更纱黑体 SC" w:hAnsi="Times New Roman" w:cs="Times New Roman"/>
        </w:rPr>
        <w:instrText>标准化】数据挖掘：一种预处理引擎</w:instrText>
      </w:r>
      <w:r w:rsidR="00185121" w:rsidRPr="000F38B9">
        <w:rPr>
          <w:rFonts w:ascii="Times New Roman" w:eastAsia="更纱黑体 SC" w:hAnsi="Times New Roman" w:cs="Times New Roman"/>
        </w:rPr>
        <w:instrText xml:space="preserve">","page":"735-739","source":"thescipub.com","title":"Data Mining: A Preprocessing Engine","title-short":"Data Mining","volume":"2","author":[{"family":"Shalabi","given":"Luai A."},{"family":"Shaaban","given":"Zyad"},{"family":"Kasasbeh","given":"Basel"}],"issued":{"date-parts":[["2006",9,30]]}}}],"schema":"https://github.com/citation-style-language/schema/raw/master/csl-citation.json"} </w:instrText>
      </w:r>
      <w:r w:rsidR="00116EBC" w:rsidRPr="000F38B9">
        <w:rPr>
          <w:rFonts w:ascii="Times New Roman" w:eastAsia="更纱黑体 SC" w:hAnsi="Times New Roman" w:cs="Times New Roman"/>
        </w:rPr>
        <w:fldChar w:fldCharType="separate"/>
      </w:r>
      <w:r w:rsidR="00185121" w:rsidRPr="000F38B9">
        <w:rPr>
          <w:rFonts w:ascii="Times New Roman" w:hAnsi="Times New Roman" w:cs="Times New Roman"/>
        </w:rPr>
        <w:t>(10)</w:t>
      </w:r>
      <w:r w:rsidR="00116EBC"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 xml:space="preserve"> base</w:t>
      </w:r>
      <w:r>
        <w:rPr>
          <w:rFonts w:ascii="Times New Roman" w:eastAsia="更纱黑体 SC" w:hAnsi="Times New Roman" w:cs="Times New Roman"/>
        </w:rPr>
        <w:t>d on the training set, and the same parameters were applied to the validation set.</w:t>
      </w:r>
      <w:r>
        <w:rPr>
          <w:rFonts w:ascii="Times New Roman" w:hAnsi="Times New Roman" w:cs="Times New Roman"/>
        </w:rPr>
        <w:t xml:space="preserve"> </w:t>
      </w:r>
      <w:r>
        <w:rPr>
          <w:rFonts w:ascii="Times New Roman" w:eastAsia="更纱黑体 SC" w:hAnsi="Times New Roman" w:cs="Times New Roman"/>
        </w:rPr>
        <w:t>The training set was further divided into k folds, and subject-level random sampling was applied for cross-validation (CV).</w:t>
      </w:r>
    </w:p>
    <w:p w14:paraId="50D36D55" w14:textId="77777777" w:rsidR="003107BA" w:rsidRDefault="003A3784">
      <w:pPr>
        <w:pStyle w:val="af3"/>
        <w:numPr>
          <w:ilvl w:val="0"/>
          <w:numId w:val="2"/>
        </w:num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Feature Selection</w:t>
      </w:r>
    </w:p>
    <w:p w14:paraId="704348FC" w14:textId="2B03E84C" w:rsidR="00B11612" w:rsidRDefault="00B559A0">
      <w:pPr>
        <w:tabs>
          <w:tab w:val="left" w:pos="1440"/>
        </w:tabs>
        <w:spacing w:line="480" w:lineRule="auto"/>
        <w:rPr>
          <w:rFonts w:ascii="Times New Roman" w:eastAsia="更纱黑体 SC" w:hAnsi="Times New Roman" w:cs="Times New Roman"/>
        </w:rPr>
      </w:pPr>
      <w:r w:rsidRPr="00B559A0">
        <w:rPr>
          <w:rFonts w:ascii="Times New Roman" w:eastAsia="更纱黑体 SC" w:hAnsi="Times New Roman" w:cs="Times New Roman"/>
          <w:color w:val="EE0000"/>
        </w:rPr>
        <w:t>Feature selection was performed strictly within each cross-validation fold to prevent information leakage from the validation data into the feature selection process. The following steps were encapsulated in a custom scikit-learn-compatible transformer (CVFeatureSelector) and executed de novo within each training fold:</w:t>
      </w:r>
      <w:r>
        <w:rPr>
          <w:rFonts w:ascii="Times New Roman" w:eastAsia="更纱黑体 SC" w:hAnsi="Times New Roman" w:cs="Times New Roman" w:hint="eastAsia"/>
        </w:rPr>
        <w:t xml:space="preserve"> </w:t>
      </w:r>
      <w:r w:rsidR="003A3784">
        <w:rPr>
          <w:rFonts w:ascii="Times New Roman" w:eastAsia="更纱黑体 SC" w:hAnsi="Times New Roman" w:cs="Times New Roman"/>
        </w:rPr>
        <w:t xml:space="preserve">To eliminate redundant features, the following preliminary feature selection steps were performed on the training set: (1) Removal of features with a missing rate over 30%; (2) Removal of features with variance less than 0.05; (3) Standardization and </w:t>
      </w:r>
      <w:r w:rsidR="003A3784">
        <w:rPr>
          <w:rFonts w:ascii="Times New Roman" w:eastAsia="更纱黑体 SC" w:hAnsi="Times New Roman" w:cs="Times New Roman"/>
        </w:rPr>
        <w:lastRenderedPageBreak/>
        <w:t>normalization of the dataset; (4) Retention of features with statistical significance less than 0.05 using the Mann–Whitney U test; (5) Control of the false positive rate using false discovery rate (FDR) correction.</w:t>
      </w:r>
    </w:p>
    <w:p w14:paraId="0CE3EDC3" w14:textId="77777777" w:rsidR="00FD5EAD" w:rsidRDefault="003A3784">
      <w:pPr>
        <w:spacing w:after="60" w:line="240" w:lineRule="auto"/>
      </w:pPr>
      <w:r>
        <w:rPr>
          <w:b/>
          <w:color w:val="CC0000"/>
          <w:sz w:val="20"/>
        </w:rPr>
        <w:t>&gt;&gt;&gt; [</w:t>
      </w:r>
      <w:r>
        <w:rPr>
          <w:b/>
          <w:color w:val="CC0000"/>
          <w:sz w:val="20"/>
        </w:rPr>
        <w:t>关键修改</w:t>
      </w:r>
      <w:r>
        <w:rPr>
          <w:b/>
          <w:color w:val="CC0000"/>
          <w:sz w:val="20"/>
        </w:rPr>
        <w:t xml:space="preserve"> - Reviewer 2</w:t>
      </w:r>
      <w:r>
        <w:rPr>
          <w:b/>
          <w:color w:val="CC0000"/>
          <w:sz w:val="20"/>
        </w:rPr>
        <w:t>拒稿主因！</w:t>
      </w:r>
      <w:r>
        <w:rPr>
          <w:b/>
          <w:color w:val="CC0000"/>
          <w:sz w:val="20"/>
        </w:rPr>
        <w:t xml:space="preserve">] </w:t>
      </w:r>
      <w:r>
        <w:rPr>
          <w:b/>
          <w:color w:val="CC0000"/>
          <w:sz w:val="20"/>
        </w:rPr>
        <w:t>必须明确说明所有特征筛选步骤</w:t>
      </w:r>
      <w:r>
        <w:rPr>
          <w:b/>
          <w:color w:val="CC0000"/>
          <w:sz w:val="20"/>
        </w:rPr>
        <w:t>(Mann-Whitney U, FDR, mRMR)</w:t>
      </w:r>
      <w:r>
        <w:rPr>
          <w:b/>
          <w:color w:val="CC0000"/>
          <w:sz w:val="20"/>
        </w:rPr>
        <w:t>在每折</w:t>
      </w:r>
      <w:r>
        <w:rPr>
          <w:b/>
          <w:color w:val="CC0000"/>
          <w:sz w:val="20"/>
        </w:rPr>
        <w:t>CV</w:t>
      </w:r>
      <w:r>
        <w:rPr>
          <w:b/>
          <w:color w:val="CC0000"/>
          <w:sz w:val="20"/>
        </w:rPr>
        <w:t>内独立执行。建议补充：</w:t>
      </w:r>
      <w:r>
        <w:rPr>
          <w:b/>
          <w:color w:val="CC0000"/>
          <w:sz w:val="20"/>
        </w:rPr>
        <w:t>"All feature selection steps were performed de novo within each cross-validation fold using only the training partition of that fold to prevent information leakage."</w:t>
      </w:r>
    </w:p>
    <w:p w14:paraId="0F18F0A3" w14:textId="64202679"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To further reduce feature redundancy and enhance model generalizability and clinical applicability, the minimum redundancy maximum relevance (mRMR) met</w:t>
      </w:r>
      <w:r w:rsidRPr="000F38B9">
        <w:rPr>
          <w:rFonts w:ascii="Times New Roman" w:eastAsia="更纱黑体 SC" w:hAnsi="Times New Roman" w:cs="Times New Roman"/>
        </w:rPr>
        <w:t>hod</w:t>
      </w:r>
      <w:r w:rsidR="00116EBC"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{"citationID":"EF4vQfMq","properties":{"unsorted":false,"formattedCitation":"(11)","plainCitation":"(11)","noteIndex":0},"citationItems":[{"id":1627,"uris":["http://zotero.org/users/14750203/items/PK4L55CC"],"itemData":{"id":1627,"type":"paper-conference","abstract":"Selecting a small subset of genes out of the thousands of genes in microarray data is important for accurate classification of phenotypes. Widely used methods typically rank genes according to their differential expressions among phenotypes and pick the top-ranked genes. We observe that feature sets so obtained have certain redundancy and study methods to minimize it. Feature sets obtained through the minimum redundancy - maximum relevance framework represent broader spectrum of characteristics of phenotypes than those obtained through standard ranking methods; they are more robust, generalize well to unseen data, and lead to significantly improved classifications in extensive experiments on 5 gene expressions data sets.","container-title":"Computational Systems Bioinformatics. CSB2003. Proceedings of the 2003 IEEE Bioinformatics Conference. CSB2003","DOI":"10.1109/CSB.2003.1227396","event-title":"Computational Systems Bioinformatics. CSB2003 the 2003 IEEE Bioinformatics Conference. CSB2003","language":"en","note":"titleTranslation: </w:instrText>
      </w:r>
      <w:r w:rsidR="00185121" w:rsidRPr="000F38B9">
        <w:rPr>
          <w:rFonts w:ascii="Times New Roman" w:eastAsia="更纱黑体 SC" w:hAnsi="Times New Roman" w:cs="Times New Roman"/>
        </w:rPr>
        <w:instrText>【</w:instrText>
      </w:r>
      <w:r w:rsidR="00185121" w:rsidRPr="000F38B9">
        <w:rPr>
          <w:rFonts w:ascii="Times New Roman" w:eastAsia="更纱黑体 SC" w:hAnsi="Times New Roman" w:cs="Times New Roman"/>
        </w:rPr>
        <w:instrText>mRMR</w:instrText>
      </w:r>
      <w:r w:rsidR="00185121" w:rsidRPr="000F38B9">
        <w:rPr>
          <w:rFonts w:ascii="Times New Roman" w:eastAsia="更纱黑体 SC" w:hAnsi="Times New Roman" w:cs="Times New Roman"/>
        </w:rPr>
        <w:instrText>】从微阵列基因表达数据中选择最小冗余特征</w:instrText>
      </w:r>
      <w:r w:rsidR="00185121" w:rsidRPr="000F38B9">
        <w:rPr>
          <w:rFonts w:ascii="Times New Roman" w:eastAsia="更纱黑体 SC" w:hAnsi="Times New Roman" w:cs="Times New Roman"/>
        </w:rPr>
        <w:instrText xml:space="preserve">","page":"523-528","source":"IEEE Xplore","title":"Minimum redundancy feature selection from microarray gene expression data","URL":"https://ieeexplore.ieee.org/document/1227396","author":[{"family":"Ding","given":"C."},{"family":"Peng","given":"H."}],"accessed":{"date-parts":[["2026",2,9]]},"issued":{"date-parts":[["2003",8]]}}}],"schema":"https://github.com/citation-style-language/schema/raw/master/csl-citation.json"} </w:instrText>
      </w:r>
      <w:r w:rsidR="00116EBC" w:rsidRPr="000F38B9">
        <w:rPr>
          <w:rFonts w:ascii="Times New Roman" w:eastAsia="更纱黑体 SC" w:hAnsi="Times New Roman" w:cs="Times New Roman"/>
        </w:rPr>
        <w:fldChar w:fldCharType="separate"/>
      </w:r>
      <w:r w:rsidR="00185121" w:rsidRPr="000F38B9">
        <w:rPr>
          <w:rFonts w:ascii="Times New Roman" w:hAnsi="Times New Roman" w:cs="Times New Roman"/>
        </w:rPr>
        <w:t>(11)</w:t>
      </w:r>
      <w:r w:rsidR="00116EBC"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 xml:space="preserve"> was applied to select the final features for model constructi</w:t>
      </w:r>
      <w:r>
        <w:rPr>
          <w:rFonts w:ascii="Times New Roman" w:eastAsia="更纱黑体 SC" w:hAnsi="Times New Roman" w:cs="Times New Roman"/>
        </w:rPr>
        <w:t>on.</w:t>
      </w:r>
    </w:p>
    <w:p w14:paraId="1F24F79B" w14:textId="77777777" w:rsidR="00FD5EAD" w:rsidRDefault="003A3784">
      <w:pPr>
        <w:spacing w:after="60" w:line="240" w:lineRule="auto"/>
      </w:pPr>
      <w:r>
        <w:rPr>
          <w:b/>
          <w:color w:val="CC0000"/>
          <w:sz w:val="20"/>
        </w:rPr>
        <w:t>&gt;&gt;&gt; [</w:t>
      </w:r>
      <w:r>
        <w:rPr>
          <w:b/>
          <w:color w:val="CC0000"/>
          <w:sz w:val="20"/>
        </w:rPr>
        <w:t>补充</w:t>
      </w:r>
      <w:r>
        <w:rPr>
          <w:b/>
          <w:color w:val="CC0000"/>
          <w:sz w:val="20"/>
        </w:rPr>
        <w:t xml:space="preserve">] </w:t>
      </w:r>
      <w:r>
        <w:rPr>
          <w:b/>
          <w:color w:val="CC0000"/>
          <w:sz w:val="20"/>
        </w:rPr>
        <w:t>注明</w:t>
      </w:r>
      <w:r>
        <w:rPr>
          <w:b/>
          <w:color w:val="CC0000"/>
          <w:sz w:val="20"/>
        </w:rPr>
        <w:t>mRMR</w:t>
      </w:r>
      <w:r>
        <w:rPr>
          <w:b/>
          <w:color w:val="CC0000"/>
          <w:sz w:val="20"/>
        </w:rPr>
        <w:t>具体实现方式（</w:t>
      </w:r>
      <w:r>
        <w:rPr>
          <w:b/>
          <w:color w:val="CC0000"/>
          <w:sz w:val="20"/>
        </w:rPr>
        <w:t>skfeature</w:t>
      </w:r>
      <w:r>
        <w:rPr>
          <w:b/>
          <w:color w:val="CC0000"/>
          <w:sz w:val="20"/>
        </w:rPr>
        <w:t>库</w:t>
      </w:r>
      <w:r>
        <w:rPr>
          <w:b/>
          <w:color w:val="CC0000"/>
          <w:sz w:val="20"/>
        </w:rPr>
        <w:t>MID/MIM</w:t>
      </w:r>
      <w:r>
        <w:rPr>
          <w:b/>
          <w:color w:val="CC0000"/>
          <w:sz w:val="20"/>
        </w:rPr>
        <w:t>算法或自定义），以及最终特征数量的确定方法（累积互信息阈值或固定</w:t>
      </w:r>
      <w:r>
        <w:rPr>
          <w:b/>
          <w:color w:val="CC0000"/>
          <w:sz w:val="20"/>
        </w:rPr>
        <w:t>K</w:t>
      </w:r>
      <w:r>
        <w:rPr>
          <w:b/>
          <w:color w:val="CC0000"/>
          <w:sz w:val="20"/>
        </w:rPr>
        <w:t>值）。</w:t>
      </w:r>
    </w:p>
    <w:p w14:paraId="624E041A" w14:textId="77777777" w:rsidR="003107BA" w:rsidRDefault="003A3784">
      <w:pPr>
        <w:pStyle w:val="af3"/>
        <w:numPr>
          <w:ilvl w:val="0"/>
          <w:numId w:val="2"/>
        </w:num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Machine Learning Model Development and Optimization</w:t>
      </w:r>
    </w:p>
    <w:p w14:paraId="5EAC99E2" w14:textId="504A0A46"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Nine machine learning algorithms were employed to construct RMPP prediction models, including Logistic Regression (LR), Decision Tree, Random Forest (RF), Multilayer Perceptron (MLP), Support Vector Machine (SVM), Extreme Gradient Boosting (XGBoost), LightGBM, Gaussian Naive Bayes (GaussianNB), and K-Nearest Neighbors (KNN).</w:t>
      </w:r>
      <w:r>
        <w:rPr>
          <w:rFonts w:ascii="Times New Roman" w:hAnsi="Times New Roman" w:cs="Times New Roman"/>
        </w:rPr>
        <w:t xml:space="preserve"> </w:t>
      </w:r>
      <w:r>
        <w:rPr>
          <w:rFonts w:ascii="Times New Roman" w:eastAsia="更纱黑体 SC" w:hAnsi="Times New Roman" w:cs="Times New Roman"/>
        </w:rPr>
        <w:t>Model training was performed on the training set using 5-fold cross-validation, combined with grid search for hyperparameter optimization</w:t>
      </w:r>
      <w:r w:rsidR="00926095">
        <w:rPr>
          <w:rFonts w:ascii="Times New Roman" w:eastAsia="更纱黑体 SC" w:hAnsi="Times New Roman" w:cs="Times New Roman" w:hint="eastAsia"/>
        </w:rPr>
        <w:t xml:space="preserve">. </w:t>
      </w:r>
      <w:r w:rsidR="00926095" w:rsidRPr="00926095">
        <w:rPr>
          <w:rFonts w:ascii="Times New Roman" w:eastAsia="更纱黑体 SC" w:hAnsi="Times New Roman" w:cs="Times New Roman"/>
        </w:rPr>
        <w:t>To ensure the robustness of the findings and adhere to the TRIPOD+AI statement</w:t>
      </w:r>
      <w:r w:rsidR="00926095" w:rsidRPr="00926095">
        <w:rPr>
          <w:rFonts w:ascii="Times New Roman" w:eastAsia="更纱黑体 SC" w:hAnsi="Times New Roman" w:cs="Times New Roman"/>
        </w:rPr>
        <w:fldChar w:fldCharType="begin"/>
      </w:r>
      <w:r w:rsidR="00185121">
        <w:rPr>
          <w:rFonts w:ascii="Times New Roman" w:eastAsia="更纱黑体 SC" w:hAnsi="Times New Roman" w:cs="Times New Roman"/>
        </w:rPr>
        <w:instrText xml:space="preserve"> ADDIN ZOTERO_ITEM CSL_CITATION {"citationID":"ZNk1MoV0","properties":{"unsorted":false,"formattedCitation":"(12)","plainCitation":"(12)","noteIndex":0},"citationItems":[{"id":1621,"uris":["http://zotero.org/users/14750203/items/9V898DTX"],"itemData":{"id":1621,"type":"article-journal","abstract":"The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implementation.","container-title":"BMJ","DOI":"10.1136/bmj-2023-078378","ISSN":"1756-1833","journalAbbreviation":"BMJ","language":"en","note":"TLDR: The development of TRIPOD+AI is described and the expanded 27 item checklist with more detailed explanation of each reporting recommendation is </w:instrText>
      </w:r>
      <w:r w:rsidR="00185121">
        <w:rPr>
          <w:rFonts w:ascii="Times New Roman" w:eastAsia="更纱黑体 SC" w:hAnsi="Times New Roman" w:cs="Times New Roman" w:hint="eastAsia"/>
        </w:rPr>
        <w:instrText xml:space="preserve">presented, and the TRIPOD+AI for Abstracts checklist is presented.\ntitleTranslation: </w:instrText>
      </w:r>
      <w:r w:rsidR="00185121">
        <w:rPr>
          <w:rFonts w:ascii="Times New Roman" w:eastAsia="更纱黑体 SC" w:hAnsi="Times New Roman" w:cs="Times New Roman" w:hint="eastAsia"/>
        </w:rPr>
        <w:instrText>【</w:instrText>
      </w:r>
      <w:r w:rsidR="00185121">
        <w:rPr>
          <w:rFonts w:ascii="Times New Roman" w:eastAsia="更纱黑体 SC" w:hAnsi="Times New Roman" w:cs="Times New Roman" w:hint="eastAsia"/>
        </w:rPr>
        <w:instrText>TRIPOD+AI</w:instrText>
      </w:r>
      <w:r w:rsidR="00185121">
        <w:rPr>
          <w:rFonts w:ascii="Times New Roman" w:eastAsia="更纱黑体 SC" w:hAnsi="Times New Roman" w:cs="Times New Roman" w:hint="eastAsia"/>
        </w:rPr>
        <w:instrText>】声明：关于报告使用回归或机器学习方法的临床预测模型的最新指南</w:instrText>
      </w:r>
      <w:r w:rsidR="00185121">
        <w:rPr>
          <w:rFonts w:ascii="Times New Roman" w:eastAsia="更纱黑体 SC" w:hAnsi="Times New Roman" w:cs="Times New Roman" w:hint="eastAsia"/>
        </w:rPr>
        <w:instrText>","page":"e078378","PMID":"38626948","PMCID":"PMC11019967","publisher-place":"Clinical research ed.","source":"PubMed","title":"</w:instrText>
      </w:r>
      <w:r w:rsidR="00185121">
        <w:rPr>
          <w:rFonts w:ascii="Times New Roman" w:eastAsia="更纱黑体 SC" w:hAnsi="Times New Roman" w:cs="Times New Roman"/>
        </w:rPr>
        <w:instrText xml:space="preserv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926095" w:rsidRPr="00926095">
        <w:rPr>
          <w:rFonts w:ascii="Times New Roman" w:eastAsia="更纱黑体 SC" w:hAnsi="Times New Roman" w:cs="Times New Roman"/>
        </w:rPr>
        <w:fldChar w:fldCharType="separate"/>
      </w:r>
      <w:r w:rsidR="00185121" w:rsidRPr="000F38B9">
        <w:rPr>
          <w:rFonts w:ascii="Times New Roman" w:hAnsi="Times New Roman" w:cs="Times New Roman"/>
        </w:rPr>
        <w:t>(12)</w:t>
      </w:r>
      <w:r w:rsidR="00926095" w:rsidRPr="00926095">
        <w:rPr>
          <w:rFonts w:ascii="Times New Roman" w:eastAsia="更纱黑体 SC" w:hAnsi="Times New Roman" w:cs="Times New Roman"/>
        </w:rPr>
        <w:fldChar w:fldCharType="end"/>
      </w:r>
      <w:r w:rsidR="00926095" w:rsidRPr="00926095">
        <w:rPr>
          <w:rFonts w:ascii="Times New Roman" w:eastAsia="更纱黑体 SC" w:hAnsi="Times New Roman" w:cs="Times New Roman"/>
        </w:rPr>
        <w:t>, model performance was evaluated through a multi-dimensional framework</w:t>
      </w:r>
      <w:r>
        <w:rPr>
          <w:rFonts w:ascii="Times New Roman" w:eastAsia="更纱黑体 SC" w:hAnsi="Times New Roman" w:cs="Times New Roman"/>
        </w:rPr>
        <w:t>.</w:t>
      </w:r>
    </w:p>
    <w:p w14:paraId="683BBDC3" w14:textId="77777777" w:rsidR="00FD5EAD" w:rsidRDefault="003A3784">
      <w:pPr>
        <w:spacing w:after="60" w:line="240" w:lineRule="auto"/>
      </w:pPr>
      <w:r>
        <w:rPr>
          <w:b/>
          <w:color w:val="CC0000"/>
          <w:sz w:val="20"/>
        </w:rPr>
        <w:t>&gt;&gt;&gt; [</w:t>
      </w:r>
      <w:r>
        <w:rPr>
          <w:b/>
          <w:color w:val="CC0000"/>
          <w:sz w:val="20"/>
        </w:rPr>
        <w:t>补充</w:t>
      </w:r>
      <w:r>
        <w:rPr>
          <w:b/>
          <w:color w:val="CC0000"/>
          <w:sz w:val="20"/>
        </w:rPr>
        <w:t xml:space="preserve">] </w:t>
      </w:r>
      <w:r>
        <w:rPr>
          <w:b/>
          <w:color w:val="CC0000"/>
          <w:sz w:val="20"/>
        </w:rPr>
        <w:t>说明是否使用</w:t>
      </w:r>
      <w:r>
        <w:rPr>
          <w:b/>
          <w:color w:val="CC0000"/>
          <w:sz w:val="20"/>
        </w:rPr>
        <w:t>class_weight</w:t>
      </w:r>
      <w:r>
        <w:rPr>
          <w:b/>
          <w:color w:val="CC0000"/>
          <w:sz w:val="20"/>
        </w:rPr>
        <w:t>或</w:t>
      </w:r>
      <w:r>
        <w:rPr>
          <w:b/>
          <w:color w:val="CC0000"/>
          <w:sz w:val="20"/>
        </w:rPr>
        <w:t>SMOTE</w:t>
      </w:r>
      <w:r>
        <w:rPr>
          <w:b/>
          <w:color w:val="CC0000"/>
          <w:sz w:val="20"/>
        </w:rPr>
        <w:t>处理类别不平衡。如未使用需解释原因。确认训练</w:t>
      </w:r>
      <w:r>
        <w:rPr>
          <w:b/>
          <w:color w:val="CC0000"/>
          <w:sz w:val="20"/>
        </w:rPr>
        <w:t>/</w:t>
      </w:r>
      <w:r>
        <w:rPr>
          <w:b/>
          <w:color w:val="CC0000"/>
          <w:sz w:val="20"/>
        </w:rPr>
        <w:t>验证集采用</w:t>
      </w:r>
      <w:r>
        <w:rPr>
          <w:b/>
          <w:color w:val="CC0000"/>
          <w:sz w:val="20"/>
        </w:rPr>
        <w:t>stratified splitting</w:t>
      </w:r>
      <w:r>
        <w:rPr>
          <w:b/>
          <w:color w:val="CC0000"/>
          <w:sz w:val="20"/>
        </w:rPr>
        <w:t>。</w:t>
      </w:r>
    </w:p>
    <w:p w14:paraId="723F5244" w14:textId="77777777" w:rsidR="003107BA" w:rsidRDefault="003A3784">
      <w:pPr>
        <w:pStyle w:val="af3"/>
        <w:numPr>
          <w:ilvl w:val="0"/>
          <w:numId w:val="2"/>
        </w:num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Comprehensive Model Evaluation</w:t>
      </w:r>
    </w:p>
    <w:p w14:paraId="56EBD47B" w14:textId="77777777" w:rsidR="00FD5EAD" w:rsidRDefault="003A3784">
      <w:pPr>
        <w:spacing w:after="60" w:line="240" w:lineRule="auto"/>
      </w:pPr>
      <w:r>
        <w:rPr>
          <w:b/>
          <w:color w:val="CC0000"/>
          <w:sz w:val="20"/>
        </w:rPr>
        <w:t>&gt;&gt;&gt; [</w:t>
      </w:r>
      <w:r>
        <w:rPr>
          <w:b/>
          <w:color w:val="CC0000"/>
          <w:sz w:val="20"/>
        </w:rPr>
        <w:t>补充指标</w:t>
      </w:r>
      <w:r>
        <w:rPr>
          <w:b/>
          <w:color w:val="CC0000"/>
          <w:sz w:val="20"/>
        </w:rPr>
        <w:t xml:space="preserve">] </w:t>
      </w:r>
      <w:r>
        <w:rPr>
          <w:b/>
          <w:color w:val="CC0000"/>
          <w:sz w:val="20"/>
        </w:rPr>
        <w:t>建议增补：</w:t>
      </w:r>
      <w:r>
        <w:rPr>
          <w:b/>
          <w:color w:val="CC0000"/>
          <w:sz w:val="20"/>
        </w:rPr>
        <w:t>(1)balanced accuracy</w:t>
      </w:r>
      <w:r>
        <w:rPr>
          <w:b/>
          <w:color w:val="CC0000"/>
          <w:sz w:val="20"/>
        </w:rPr>
        <w:t>和</w:t>
      </w:r>
      <w:r>
        <w:rPr>
          <w:b/>
          <w:color w:val="CC0000"/>
          <w:sz w:val="20"/>
        </w:rPr>
        <w:t>MCC</w:t>
      </w:r>
      <w:r>
        <w:rPr>
          <w:b/>
          <w:color w:val="CC0000"/>
          <w:sz w:val="20"/>
        </w:rPr>
        <w:t>；</w:t>
      </w:r>
      <w:r>
        <w:rPr>
          <w:b/>
          <w:color w:val="CC0000"/>
          <w:sz w:val="20"/>
        </w:rPr>
        <w:t>(2)</w:t>
      </w:r>
      <w:r>
        <w:rPr>
          <w:b/>
          <w:color w:val="CC0000"/>
          <w:sz w:val="20"/>
        </w:rPr>
        <w:t>所有指标</w:t>
      </w:r>
      <w:r>
        <w:rPr>
          <w:b/>
          <w:color w:val="CC0000"/>
          <w:sz w:val="20"/>
        </w:rPr>
        <w:t>95%CI(bootstrap 1000</w:t>
      </w:r>
      <w:r>
        <w:rPr>
          <w:b/>
          <w:color w:val="CC0000"/>
          <w:sz w:val="20"/>
        </w:rPr>
        <w:t>次</w:t>
      </w:r>
      <w:r>
        <w:rPr>
          <w:b/>
          <w:color w:val="CC0000"/>
          <w:sz w:val="20"/>
        </w:rPr>
        <w:t>)</w:t>
      </w:r>
      <w:r>
        <w:rPr>
          <w:b/>
          <w:color w:val="CC0000"/>
          <w:sz w:val="20"/>
        </w:rPr>
        <w:t>；</w:t>
      </w:r>
      <w:r>
        <w:rPr>
          <w:b/>
          <w:color w:val="CC0000"/>
          <w:sz w:val="20"/>
        </w:rPr>
        <w:t>(3)PR</w:t>
      </w:r>
      <w:r>
        <w:rPr>
          <w:b/>
          <w:color w:val="CC0000"/>
          <w:sz w:val="20"/>
        </w:rPr>
        <w:t>曲线</w:t>
      </w:r>
      <w:r>
        <w:rPr>
          <w:b/>
          <w:color w:val="CC0000"/>
          <w:sz w:val="20"/>
        </w:rPr>
        <w:t>AUC</w:t>
      </w:r>
      <w:r>
        <w:rPr>
          <w:b/>
          <w:color w:val="CC0000"/>
          <w:sz w:val="20"/>
        </w:rPr>
        <w:t>。</w:t>
      </w:r>
    </w:p>
    <w:p w14:paraId="17416490" w14:textId="6F74FE0F" w:rsidR="003107BA" w:rsidRDefault="00737F95">
      <w:pPr>
        <w:tabs>
          <w:tab w:val="left" w:pos="1440"/>
        </w:tabs>
        <w:spacing w:line="480" w:lineRule="auto"/>
        <w:rPr>
          <w:rFonts w:ascii="Times New Roman" w:eastAsia="更纱黑体 SC" w:hAnsi="Times New Roman" w:cs="Times New Roman"/>
        </w:rPr>
      </w:pPr>
      <w:r w:rsidRPr="00737F95">
        <w:rPr>
          <w:rFonts w:ascii="Times New Roman" w:eastAsia="更纱黑体 SC" w:hAnsi="Times New Roman" w:cs="Times New Roman"/>
        </w:rPr>
        <w:t>To identify the most robust and clinically applicable model, we implemented a comprehensive evaluation framework.</w:t>
      </w:r>
      <w:r>
        <w:rPr>
          <w:rFonts w:ascii="Times New Roman" w:eastAsia="更纱黑体 SC" w:hAnsi="Times New Roman" w:cs="Times New Roman" w:hint="eastAsia"/>
        </w:rPr>
        <w:t xml:space="preserve"> </w:t>
      </w:r>
      <w:r>
        <w:rPr>
          <w:rFonts w:ascii="Times New Roman" w:eastAsia="更纱黑体 SC" w:hAnsi="Times New Roman" w:cs="Times New Roman"/>
        </w:rPr>
        <w:t xml:space="preserve">Model performance was evaluated from the following aspects: (1) Discrimination ability: ROC curves were plotted, AUC, </w:t>
      </w:r>
      <w:r>
        <w:rPr>
          <w:rFonts w:ascii="Times New Roman" w:eastAsia="更纱黑体 SC" w:hAnsi="Times New Roman" w:cs="Times New Roman"/>
        </w:rPr>
        <w:lastRenderedPageBreak/>
        <w:t xml:space="preserve">accuracy, precision, </w:t>
      </w:r>
      <w:r w:rsidR="004D49F8">
        <w:rPr>
          <w:rFonts w:ascii="Times New Roman" w:eastAsia="更纱黑体 SC" w:hAnsi="Times New Roman" w:cs="Times New Roman" w:hint="eastAsia"/>
        </w:rPr>
        <w:t xml:space="preserve">recall </w:t>
      </w:r>
      <w:r>
        <w:rPr>
          <w:rFonts w:ascii="Times New Roman" w:eastAsia="更纱黑体 SC" w:hAnsi="Times New Roman" w:cs="Times New Roman"/>
        </w:rPr>
        <w:t>and F1 score were calculated</w:t>
      </w:r>
      <w:r>
        <w:rPr>
          <w:rFonts w:ascii="Times New Roman" w:eastAsia="更纱黑体 SC" w:hAnsi="Times New Roman" w:cs="Times New Roman" w:hint="eastAsia"/>
        </w:rPr>
        <w:t xml:space="preserve">; </w:t>
      </w:r>
      <w:r w:rsidRPr="00737F95">
        <w:rPr>
          <w:rFonts w:ascii="Times New Roman" w:eastAsia="更纱黑体 SC" w:hAnsi="Times New Roman" w:cs="Times New Roman"/>
        </w:rPr>
        <w:t>(2) Statistical significance</w:t>
      </w:r>
      <w:r>
        <w:rPr>
          <w:rFonts w:ascii="Times New Roman" w:eastAsia="更纱黑体 SC" w:hAnsi="Times New Roman" w:cs="Times New Roman" w:hint="eastAsia"/>
        </w:rPr>
        <w:t>:</w:t>
      </w:r>
      <w:r w:rsidRPr="00737F95">
        <w:rPr>
          <w:rFonts w:ascii="Times New Roman" w:eastAsia="更纱黑体 SC" w:hAnsi="Times New Roman" w:cs="Times New Roman"/>
        </w:rPr>
        <w:t xml:space="preserve"> </w:t>
      </w:r>
      <w:r w:rsidR="007441DE" w:rsidRPr="007441DE">
        <w:rPr>
          <w:rFonts w:ascii="Times New Roman" w:eastAsia="更纱黑体 SC" w:hAnsi="Times New Roman" w:cs="Times New Roman"/>
        </w:rPr>
        <w:t xml:space="preserve">the DeLong test was employed to </w:t>
      </w:r>
      <w:r w:rsidR="00A040D9">
        <w:rPr>
          <w:rFonts w:ascii="Times New Roman" w:eastAsia="更纱黑体 SC" w:hAnsi="Times New Roman" w:cs="Times New Roman" w:hint="eastAsia"/>
        </w:rPr>
        <w:t xml:space="preserve">compare </w:t>
      </w:r>
      <w:r w:rsidR="00A040D9" w:rsidRPr="00A040D9">
        <w:rPr>
          <w:rFonts w:ascii="Times New Roman" w:eastAsia="更纱黑体 SC" w:hAnsi="Times New Roman" w:cs="Times New Roman"/>
        </w:rPr>
        <w:t xml:space="preserve">the AUC </w:t>
      </w:r>
      <w:r>
        <w:rPr>
          <w:rFonts w:ascii="Times New Roman" w:eastAsia="更纱黑体 SC" w:hAnsi="Times New Roman" w:cs="Times New Roman" w:hint="eastAsia"/>
        </w:rPr>
        <w:t>differences between models</w:t>
      </w:r>
      <w:r>
        <w:rPr>
          <w:rFonts w:ascii="Times New Roman" w:eastAsia="更纱黑体 SC" w:hAnsi="Times New Roman" w:cs="Times New Roman"/>
        </w:rPr>
        <w:t>; (</w:t>
      </w:r>
      <w:r>
        <w:rPr>
          <w:rFonts w:ascii="Times New Roman" w:eastAsia="更纱黑体 SC" w:hAnsi="Times New Roman" w:cs="Times New Roman" w:hint="eastAsia"/>
        </w:rPr>
        <w:t>3</w:t>
      </w:r>
      <w:r>
        <w:rPr>
          <w:rFonts w:ascii="Times New Roman" w:eastAsia="更纱黑体 SC" w:hAnsi="Times New Roman" w:cs="Times New Roman"/>
        </w:rPr>
        <w:t>)</w:t>
      </w:r>
      <w:commentRangeStart w:id="1"/>
      <w:r>
        <w:rPr>
          <w:rFonts w:ascii="Times New Roman" w:eastAsia="更纱黑体 SC" w:hAnsi="Times New Roman" w:cs="Times New Roman"/>
        </w:rPr>
        <w:t>Calibration ability</w:t>
      </w:r>
      <w:commentRangeEnd w:id="1"/>
      <w:r w:rsidR="00ED15AE">
        <w:rPr>
          <w:rStyle w:val="af6"/>
          <w:rFonts w:ascii="Times New Roman" w:eastAsia="更纱黑体 SC" w:hAnsi="Times New Roman" w:cs="Times New Roman"/>
          <w:sz w:val="24"/>
          <w:szCs w:val="24"/>
        </w:rPr>
        <w:commentReference w:id="1"/>
      </w:r>
      <w:r>
        <w:rPr>
          <w:rFonts w:ascii="Times New Roman" w:eastAsia="更纱黑体 SC" w:hAnsi="Times New Roman" w:cs="Times New Roman"/>
        </w:rPr>
        <w:t xml:space="preserve">: calibration curves </w:t>
      </w:r>
      <w:r w:rsidR="004F0F79">
        <w:rPr>
          <w:rFonts w:ascii="Times New Roman" w:eastAsia="更纱黑体 SC" w:hAnsi="Times New Roman" w:cs="Times New Roman" w:hint="eastAsia"/>
        </w:rPr>
        <w:t xml:space="preserve">and brier scores </w:t>
      </w:r>
      <w:r>
        <w:rPr>
          <w:rFonts w:ascii="Times New Roman" w:eastAsia="更纱黑体 SC" w:hAnsi="Times New Roman" w:cs="Times New Roman"/>
        </w:rPr>
        <w:t>were generated to assess the agreement between predicted probabilities and actu</w:t>
      </w:r>
      <w:r w:rsidRPr="001C0A45">
        <w:rPr>
          <w:rFonts w:ascii="Times New Roman" w:eastAsia="更纱黑体 SC" w:hAnsi="Times New Roman" w:cs="Times New Roman"/>
        </w:rPr>
        <w:t>al risk</w:t>
      </w:r>
      <w:del w:id="2" w:author="Bofan Wang" w:date="2026-03-25T17:22:00Z" w16du:dateUtc="2026-03-25T09:22:00Z">
        <w:r w:rsidR="00645722" w:rsidDel="004F0F79">
          <w:rPr>
            <w:rFonts w:ascii="Times New Roman" w:eastAsia="更纱黑体 SC" w:hAnsi="Times New Roman" w:cs="Times New Roman" w:hint="eastAsia"/>
          </w:rPr>
          <w:delText>. T</w:delText>
        </w:r>
        <w:r w:rsidR="00645722" w:rsidRPr="00645722" w:rsidDel="004F0F79">
          <w:rPr>
            <w:rFonts w:ascii="Times New Roman" w:eastAsia="更纱黑体 SC" w:hAnsi="Times New Roman" w:cs="Times New Roman"/>
          </w:rPr>
          <w:delText xml:space="preserve">o optimize the reliability of the predicted probabilities for RMPP, the radiomics models underwent secondary calibration via Platt scaling (sigmoid method) with 5-fold cross-validation on the training set. In the validation </w:delText>
        </w:r>
        <w:r w:rsidR="00B427C9" w:rsidDel="004F0F79">
          <w:rPr>
            <w:rFonts w:ascii="Times New Roman" w:eastAsia="更纱黑体 SC" w:hAnsi="Times New Roman" w:cs="Times New Roman" w:hint="eastAsia"/>
          </w:rPr>
          <w:delText>set</w:delText>
        </w:r>
        <w:r w:rsidR="00645722" w:rsidRPr="00645722" w:rsidDel="004F0F79">
          <w:rPr>
            <w:rFonts w:ascii="Times New Roman" w:eastAsia="更纱黑体 SC" w:hAnsi="Times New Roman" w:cs="Times New Roman"/>
          </w:rPr>
          <w:delText xml:space="preserve">, predicted probabilities were grouped into five bins. </w:delText>
        </w:r>
        <w:r w:rsidR="00C05D44" w:rsidDel="004F0F79">
          <w:rPr>
            <w:rFonts w:ascii="Times New Roman" w:eastAsia="更纱黑体 SC" w:hAnsi="Times New Roman" w:cs="Times New Roman" w:hint="eastAsia"/>
          </w:rPr>
          <w:delText xml:space="preserve">The </w:delText>
        </w:r>
        <w:r w:rsidR="00645722" w:rsidRPr="00645722" w:rsidDel="004F0F79">
          <w:rPr>
            <w:rFonts w:ascii="Times New Roman" w:eastAsia="更纱黑体 SC" w:hAnsi="Times New Roman" w:cs="Times New Roman"/>
          </w:rPr>
          <w:delText xml:space="preserve">95% confidence intervals for the actual proportions </w:delText>
        </w:r>
        <w:r w:rsidR="00C05D44" w:rsidDel="004F0F79">
          <w:rPr>
            <w:rFonts w:ascii="Times New Roman" w:eastAsia="更纱黑体 SC" w:hAnsi="Times New Roman" w:cs="Times New Roman" w:hint="eastAsia"/>
          </w:rPr>
          <w:delText xml:space="preserve">were </w:delText>
        </w:r>
        <w:r w:rsidR="00645722" w:rsidRPr="00645722" w:rsidDel="004F0F79">
          <w:rPr>
            <w:rFonts w:ascii="Times New Roman" w:eastAsia="更纱黑体 SC" w:hAnsi="Times New Roman" w:cs="Times New Roman"/>
          </w:rPr>
          <w:delText>calculated using the Wilson score interval method.</w:delText>
        </w:r>
      </w:del>
      <w:r w:rsidRPr="001C0A45">
        <w:rPr>
          <w:rFonts w:ascii="Times New Roman" w:eastAsia="更纱黑体 SC" w:hAnsi="Times New Roman" w:cs="Times New Roman"/>
        </w:rPr>
        <w:t>; (</w:t>
      </w:r>
      <w:r>
        <w:rPr>
          <w:rFonts w:ascii="Times New Roman" w:eastAsia="更纱黑体 SC" w:hAnsi="Times New Roman" w:cs="Times New Roman" w:hint="eastAsia"/>
        </w:rPr>
        <w:t>4</w:t>
      </w:r>
      <w:r w:rsidRPr="001C0A45">
        <w:rPr>
          <w:rFonts w:ascii="Times New Roman" w:eastAsia="更纱黑体 SC" w:hAnsi="Times New Roman" w:cs="Times New Roman"/>
        </w:rPr>
        <w:t xml:space="preserve">) Model interpretability: SHAP (Shapley Additive Explanations) </w:t>
      </w:r>
      <w:r w:rsidRPr="00926095">
        <w:rPr>
          <w:rFonts w:ascii="Times New Roman" w:eastAsia="更纱黑体 SC" w:hAnsi="Times New Roman" w:cs="Times New Roman"/>
        </w:rPr>
        <w:t>an</w:t>
      </w:r>
      <w:r w:rsidRPr="000F38B9">
        <w:rPr>
          <w:rFonts w:ascii="Times New Roman" w:eastAsia="更纱黑体 SC" w:hAnsi="Times New Roman" w:cs="Times New Roman"/>
        </w:rPr>
        <w:t xml:space="preserve">alysis </w:t>
      </w:r>
      <w:r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{"citationID":"GWPuNoX1","properties":{"formattedCitation":"(13)","plainCitation":"(13)","noteIndex":0},"citationItems":[{"id":1573,"uris":["http://zotero.org/users/14750203/items/92UGYYII"],"itemData":{"id":1573,"type":"article","abstract":"Understanding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approaches.","DOI":"10.48550/arXiv.1705.07874","language":"en","note":"arXiv:1705.07874 [cs]\nremark: shap</w:instrText>
      </w:r>
      <w:r w:rsidR="00185121" w:rsidRPr="000F38B9">
        <w:rPr>
          <w:rFonts w:ascii="Times New Roman" w:eastAsia="更纱黑体 SC" w:hAnsi="Times New Roman" w:cs="Times New Roman"/>
        </w:rPr>
        <w:instrText>分析</w:instrText>
      </w:r>
      <w:r w:rsidR="00185121" w:rsidRPr="000F38B9">
        <w:rPr>
          <w:rFonts w:ascii="Times New Roman" w:eastAsia="更纱黑体 SC" w:hAnsi="Times New Roman" w:cs="Times New Roman"/>
        </w:rPr>
        <w:instrText xml:space="preserve">\ntitleTranslation: </w:instrText>
      </w:r>
      <w:r w:rsidR="00185121" w:rsidRPr="000F38B9">
        <w:rPr>
          <w:rFonts w:ascii="Times New Roman" w:eastAsia="更纱黑体 SC" w:hAnsi="Times New Roman" w:cs="Times New Roman"/>
        </w:rPr>
        <w:instrText>一种统一的模型预测解读方法</w:instrText>
      </w:r>
      <w:r w:rsidR="00185121" w:rsidRPr="000F38B9">
        <w:rPr>
          <w:rFonts w:ascii="Times New Roman" w:eastAsia="更纱黑体 SC" w:hAnsi="Times New Roman" w:cs="Times New Roman"/>
        </w:rPr>
        <w:instrText xml:space="preserve">","number":"arXiv:1705.07874","publisher":"arXiv","source":"arXiv.org","title":"A Unified Approach to Interpreting Model Predictions","URL":"http://arxiv.org/abs/1705.07874","author":[{"family":"Lundberg","given":"Scott"},{"family":"Lee","given":"Su-In"}],"accessed":{"date-parts":[["2025",12,17]]},"issued":{"date-parts":[["2017",11,25]]}}}],"schema":"https://github.com/citation-style-language/schema/raw/master/csl-citation.json"} </w:instrText>
      </w:r>
      <w:r w:rsidRPr="000F38B9">
        <w:rPr>
          <w:rFonts w:ascii="Times New Roman" w:eastAsia="更纱黑体 SC" w:hAnsi="Times New Roman" w:cs="Times New Roman"/>
        </w:rPr>
        <w:fldChar w:fldCharType="separate"/>
      </w:r>
      <w:r w:rsidR="00185121" w:rsidRPr="000F38B9">
        <w:rPr>
          <w:rFonts w:ascii="Times New Roman" w:hAnsi="Times New Roman" w:cs="Times New Roman"/>
        </w:rPr>
        <w:t>(13)</w:t>
      </w:r>
      <w:r w:rsidRPr="000F38B9">
        <w:rPr>
          <w:rFonts w:ascii="Times New Roman" w:eastAsia="更纱黑体 SC" w:hAnsi="Times New Roman" w:cs="Times New Roman"/>
        </w:rPr>
        <w:fldChar w:fldCharType="end"/>
      </w:r>
      <w:r w:rsidR="00926095" w:rsidRPr="000F38B9">
        <w:rPr>
          <w:rFonts w:ascii="Times New Roman" w:eastAsia="更纱黑体 SC" w:hAnsi="Times New Roman" w:cs="Times New Roman"/>
        </w:rPr>
        <w:t xml:space="preserve"> </w:t>
      </w:r>
      <w:r w:rsidRPr="000F38B9">
        <w:rPr>
          <w:rFonts w:ascii="Times New Roman" w:eastAsia="更纱黑体 SC" w:hAnsi="Times New Roman" w:cs="Times New Roman"/>
        </w:rPr>
        <w:t xml:space="preserve">was </w:t>
      </w:r>
      <w:r>
        <w:rPr>
          <w:rFonts w:ascii="Times New Roman" w:eastAsia="更纱黑体 SC" w:hAnsi="Times New Roman" w:cs="Times New Roman"/>
        </w:rPr>
        <w:t>used to quantify feature contributions and visualize the relationships between key features and model predictions.</w:t>
      </w:r>
      <w:r w:rsidR="004F0F79" w:rsidRPr="004F0F79">
        <w:t xml:space="preserve"> </w:t>
      </w:r>
      <w:r w:rsidR="004F0F79" w:rsidRPr="004F0F79">
        <w:rPr>
          <w:rFonts w:ascii="Times New Roman" w:eastAsia="更纱黑体 SC" w:hAnsi="Times New Roman" w:cs="Times New Roman"/>
        </w:rPr>
        <w:t>(5) Clinical applicability</w:t>
      </w:r>
      <w:r w:rsidR="004F0F79">
        <w:rPr>
          <w:rFonts w:ascii="Times New Roman" w:eastAsia="更纱黑体 SC" w:hAnsi="Times New Roman" w:cs="Times New Roman" w:hint="eastAsia"/>
        </w:rPr>
        <w:t>:</w:t>
      </w:r>
      <w:r w:rsidR="004F0F79" w:rsidRPr="004F0F79">
        <w:rPr>
          <w:rFonts w:ascii="Times New Roman" w:eastAsia="更纱黑体 SC" w:hAnsi="Times New Roman" w:cs="Times New Roman"/>
        </w:rPr>
        <w:t xml:space="preserve"> Decision Curve Analysis (DCA)</w:t>
      </w:r>
      <w:r w:rsidR="004F0F79">
        <w:rPr>
          <w:rFonts w:ascii="Times New Roman" w:eastAsia="更纱黑体 SC" w:hAnsi="Times New Roman" w:cs="Times New Roman" w:hint="eastAsia"/>
        </w:rPr>
        <w:t xml:space="preserve"> </w:t>
      </w:r>
      <w:r w:rsidR="004F0F79" w:rsidRPr="004F0F79">
        <w:rPr>
          <w:rFonts w:ascii="Times New Roman" w:eastAsia="更纱黑体 SC" w:hAnsi="Times New Roman" w:cs="Times New Roman"/>
        </w:rPr>
        <w:t>was used to calculate the net benefit of the model across a range of threshold probabilities, providing a direct measure of its potential clinical value.</w:t>
      </w:r>
    </w:p>
    <w:p w14:paraId="4E0C000C"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Statistical Analysis</w:t>
      </w:r>
    </w:p>
    <w:p w14:paraId="7C2CF270" w14:textId="0AAD57F1" w:rsidR="003107BA" w:rsidRDefault="003A3784">
      <w:pPr>
        <w:spacing w:line="480" w:lineRule="auto"/>
        <w:rPr>
          <w:rFonts w:ascii="Times New Roman" w:eastAsia="更纱黑体 SC" w:hAnsi="Times New Roman" w:cs="Times New Roman"/>
        </w:rPr>
      </w:pPr>
      <w:r>
        <w:rPr>
          <w:rFonts w:ascii="Times New Roman" w:eastAsia="更纱黑体 SC" w:hAnsi="Times New Roman" w:cs="Times New Roman"/>
        </w:rPr>
        <w:t>To analyze differences in clinical characteristics, normality was first assessed using Q-Q</w:t>
      </w:r>
      <w:r>
        <w:rPr>
          <w:rFonts w:ascii="Times New Roman" w:eastAsia="更纱黑体 SC" w:hAnsi="Times New Roman" w:cs="Times New Roman" w:hint="eastAsia"/>
        </w:rPr>
        <w:t xml:space="preserve"> (</w:t>
      </w:r>
      <w:r>
        <w:rPr>
          <w:rFonts w:ascii="Times New Roman" w:eastAsia="更纱黑体 SC" w:hAnsi="Times New Roman" w:cs="Times New Roman"/>
        </w:rPr>
        <w:t>Quantile-Quantile</w:t>
      </w:r>
      <w:r>
        <w:rPr>
          <w:rFonts w:ascii="Times New Roman" w:eastAsia="更纱黑体 SC" w:hAnsi="Times New Roman" w:cs="Times New Roman" w:hint="eastAsia"/>
        </w:rPr>
        <w:t>)</w:t>
      </w:r>
      <w:r>
        <w:rPr>
          <w:rFonts w:ascii="Times New Roman" w:eastAsia="更纱黑体 SC" w:hAnsi="Times New Roman" w:cs="Times New Roman"/>
        </w:rPr>
        <w:t xml:space="preserve"> plots and the Shapiro-Wilk test. For normally distributed characteristics, uniformity of variance was further evaluated. T-Tests were used to compare normally distributed characteristics with equal variances. Welch T-Tests were used to assess normally distributed characteristics with unequal variances. Non-normally distributed characteristics were analyzed using the Mann-Whitney U test. </w:t>
      </w:r>
      <w:r w:rsidR="00E92ED9">
        <w:rPr>
          <w:rFonts w:ascii="Times New Roman" w:eastAsia="更纱黑体 SC" w:hAnsi="Times New Roman" w:cs="Times New Roman" w:hint="eastAsia"/>
        </w:rPr>
        <w:t xml:space="preserve">Categorical variables were compared between the two groups using the </w:t>
      </w:r>
      <w:r w:rsidR="00E92ED9">
        <w:rPr>
          <w:rFonts w:ascii="Times New Roman" w:eastAsia="更纱黑体 SC" w:hAnsi="Times New Roman" w:cs="Times New Roman"/>
        </w:rPr>
        <w:t>Chi-square tests</w:t>
      </w:r>
      <w:r>
        <w:rPr>
          <w:rFonts w:ascii="Times New Roman" w:eastAsia="更纱黑体 SC" w:hAnsi="Times New Roman" w:cs="Times New Roman"/>
        </w:rPr>
        <w:t xml:space="preserve">. Multiple metrics were used to evaluate the performance of the classification model: AUC, accuracy, precision, </w:t>
      </w:r>
      <w:r w:rsidR="004D49F8">
        <w:rPr>
          <w:rFonts w:ascii="Times New Roman" w:eastAsia="更纱黑体 SC" w:hAnsi="Times New Roman" w:cs="Times New Roman" w:hint="eastAsia"/>
        </w:rPr>
        <w:t xml:space="preserve">recall </w:t>
      </w:r>
      <w:r w:rsidR="004D49F8">
        <w:rPr>
          <w:rFonts w:ascii="Times New Roman" w:eastAsia="更纱黑体 SC" w:hAnsi="Times New Roman" w:cs="Times New Roman"/>
        </w:rPr>
        <w:t>and</w:t>
      </w:r>
      <w:r w:rsidR="004D49F8">
        <w:rPr>
          <w:rFonts w:ascii="Times New Roman" w:eastAsia="更纱黑体 SC" w:hAnsi="Times New Roman" w:cs="Times New Roman" w:hint="eastAsia"/>
        </w:rPr>
        <w:t xml:space="preserve"> </w:t>
      </w:r>
      <w:r>
        <w:rPr>
          <w:rFonts w:ascii="Times New Roman" w:eastAsia="更纱黑体 SC" w:hAnsi="Times New Roman" w:cs="Times New Roman"/>
        </w:rPr>
        <w:t xml:space="preserve">F1 score. Calibration curves were also used to further evaluate the clinical utility and reliability of the model. Statistical </w:t>
      </w:r>
      <w:r>
        <w:rPr>
          <w:rFonts w:ascii="Times New Roman" w:eastAsia="更纱黑体 SC" w:hAnsi="Times New Roman" w:cs="Times New Roman"/>
        </w:rPr>
        <w:lastRenderedPageBreak/>
        <w:t xml:space="preserve">significance was determined using a 2-sided </w:t>
      </w:r>
      <w:r>
        <w:rPr>
          <w:rFonts w:ascii="Times New Roman" w:eastAsia="更纱黑体 SC" w:hAnsi="Times New Roman" w:cs="Times New Roman"/>
          <w:i/>
          <w:iCs/>
        </w:rPr>
        <w:t>p</w:t>
      </w:r>
      <w:r>
        <w:rPr>
          <w:rFonts w:ascii="Times New Roman" w:eastAsia="更纱黑体 SC" w:hAnsi="Times New Roman" w:cs="Times New Roman"/>
        </w:rPr>
        <w:t xml:space="preserve"> &lt; </w:t>
      </w:r>
      <w:r w:rsidR="005A14F0">
        <w:rPr>
          <w:rFonts w:ascii="Times New Roman" w:eastAsia="更纱黑体 SC" w:hAnsi="Times New Roman" w:cs="Times New Roman" w:hint="eastAsia"/>
        </w:rPr>
        <w:t>0</w:t>
      </w:r>
      <w:r>
        <w:rPr>
          <w:rFonts w:ascii="Times New Roman" w:eastAsia="更纱黑体 SC" w:hAnsi="Times New Roman" w:cs="Times New Roman"/>
        </w:rPr>
        <w:t>.05, which was considered indicative of a significant result.  IBM SPSS Statistics (27.0.1.0) was used to conduct statistical analysis.</w:t>
      </w:r>
    </w:p>
    <w:p w14:paraId="2057484E" w14:textId="77777777" w:rsidR="00FD5EAD" w:rsidRDefault="003A3784">
      <w:pPr>
        <w:spacing w:after="60" w:line="240" w:lineRule="auto"/>
      </w:pPr>
      <w:r>
        <w:rPr>
          <w:b/>
          <w:color w:val="CC0000"/>
          <w:sz w:val="20"/>
        </w:rPr>
        <w:t>&gt;&gt;&gt; [</w:t>
      </w:r>
      <w:r>
        <w:rPr>
          <w:b/>
          <w:color w:val="CC0000"/>
          <w:sz w:val="20"/>
        </w:rPr>
        <w:t>修改</w:t>
      </w:r>
      <w:r>
        <w:rPr>
          <w:b/>
          <w:color w:val="CC0000"/>
          <w:sz w:val="20"/>
        </w:rPr>
        <w:t xml:space="preserve">] </w:t>
      </w:r>
      <w:r>
        <w:rPr>
          <w:b/>
          <w:color w:val="CC0000"/>
          <w:sz w:val="20"/>
        </w:rPr>
        <w:t>补充多重比较校正：</w:t>
      </w:r>
      <w:r>
        <w:rPr>
          <w:b/>
          <w:color w:val="CC0000"/>
          <w:sz w:val="20"/>
        </w:rPr>
        <w:t>"For baseline characteristic comparisons, the Benjamini-Hochberg FDR correction was applied to control for multiple testing."</w:t>
      </w:r>
    </w:p>
    <w:p w14:paraId="55E33EA2" w14:textId="77777777" w:rsidR="003107BA" w:rsidRDefault="003A3784">
      <w:pPr>
        <w:tabs>
          <w:tab w:val="left" w:pos="1440"/>
        </w:tabs>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t>Results</w:t>
      </w:r>
    </w:p>
    <w:p w14:paraId="3AA1D2A6" w14:textId="77777777" w:rsidR="003107BA" w:rsidRDefault="003A3784">
      <w:pPr>
        <w:spacing w:line="480" w:lineRule="auto"/>
        <w:rPr>
          <w:rFonts w:ascii="Times New Roman" w:eastAsia="更纱黑体 SC" w:hAnsi="Times New Roman" w:cs="Times New Roman"/>
          <w:b/>
          <w:bCs/>
        </w:rPr>
      </w:pPr>
      <w:r>
        <w:rPr>
          <w:rFonts w:ascii="Times New Roman" w:eastAsia="更纱黑体 SC" w:hAnsi="Times New Roman" w:cs="Times New Roman"/>
          <w:b/>
          <w:bCs/>
        </w:rPr>
        <w:t>Baseline Characteristics</w:t>
      </w:r>
      <w:commentRangeStart w:id="3"/>
      <w:commentRangeEnd w:id="3"/>
      <w:r>
        <w:rPr>
          <w:rStyle w:val="af6"/>
          <w:rFonts w:ascii="Times New Roman" w:eastAsia="更纱黑体 SC" w:hAnsi="Times New Roman" w:cs="Times New Roman"/>
          <w:b/>
          <w:bCs/>
          <w:sz w:val="24"/>
          <w:szCs w:val="24"/>
        </w:rPr>
        <w:commentReference w:id="3"/>
      </w:r>
    </w:p>
    <w:p w14:paraId="53F5A574" w14:textId="65B8FC19"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 xml:space="preserve">Baseline characteristics of the study population are presented in </w:t>
      </w:r>
      <w:r>
        <w:rPr>
          <w:rFonts w:ascii="Times New Roman" w:eastAsia="更纱黑体 SC" w:hAnsi="Times New Roman" w:cs="Times New Roman"/>
          <w:b/>
          <w:bCs/>
          <w:i/>
          <w:iCs/>
        </w:rPr>
        <w:t>Table 1</w:t>
      </w:r>
      <w:r>
        <w:rPr>
          <w:rFonts w:ascii="Times New Roman" w:eastAsia="更纱黑体 SC" w:hAnsi="Times New Roman" w:cs="Times New Roman"/>
        </w:rPr>
        <w:t>. After screening, a total of 9</w:t>
      </w:r>
      <w:r w:rsidR="008B4427">
        <w:rPr>
          <w:rFonts w:ascii="Times New Roman" w:eastAsia="更纱黑体 SC" w:hAnsi="Times New Roman" w:cs="Times New Roman" w:hint="eastAsia"/>
        </w:rPr>
        <w:t>31</w:t>
      </w:r>
      <w:r>
        <w:rPr>
          <w:rFonts w:ascii="Times New Roman" w:eastAsia="更纱黑体 SC" w:hAnsi="Times New Roman" w:cs="Times New Roman"/>
        </w:rPr>
        <w:t xml:space="preserve"> patients with MPP were included in this study, comprising </w:t>
      </w:r>
      <w:r w:rsidR="008B4427">
        <w:rPr>
          <w:rFonts w:ascii="Times New Roman" w:eastAsia="更纱黑体 SC" w:hAnsi="Times New Roman" w:cs="Times New Roman" w:hint="eastAsia"/>
        </w:rPr>
        <w:t>557</w:t>
      </w:r>
      <w:r>
        <w:rPr>
          <w:rFonts w:ascii="Times New Roman" w:eastAsia="更纱黑体 SC" w:hAnsi="Times New Roman" w:cs="Times New Roman"/>
        </w:rPr>
        <w:t xml:space="preserve"> patients with RMPP and </w:t>
      </w:r>
      <w:r w:rsidR="008B4427">
        <w:rPr>
          <w:rFonts w:ascii="Times New Roman" w:eastAsia="更纱黑体 SC" w:hAnsi="Times New Roman" w:cs="Times New Roman" w:hint="eastAsia"/>
        </w:rPr>
        <w:t>374</w:t>
      </w:r>
      <w:r>
        <w:rPr>
          <w:rFonts w:ascii="Times New Roman" w:eastAsia="更纱黑体 SC" w:hAnsi="Times New Roman" w:cs="Times New Roman"/>
        </w:rPr>
        <w:t xml:space="preserve"> patients without RMPP.</w:t>
      </w:r>
      <w:r>
        <w:rPr>
          <w:rFonts w:ascii="Times New Roman" w:hAnsi="Times New Roman" w:cs="Times New Roman"/>
        </w:rPr>
        <w:t xml:space="preserve"> </w:t>
      </w:r>
      <w:r>
        <w:rPr>
          <w:rFonts w:ascii="Times New Roman" w:eastAsia="更纱黑体 SC" w:hAnsi="Times New Roman" w:cs="Times New Roman"/>
        </w:rPr>
        <w:t xml:space="preserve">Among these patients, </w:t>
      </w:r>
      <w:r w:rsidR="00E93ADE">
        <w:rPr>
          <w:rFonts w:ascii="Times New Roman" w:eastAsia="更纱黑体 SC" w:hAnsi="Times New Roman" w:cs="Times New Roman" w:hint="eastAsia"/>
        </w:rPr>
        <w:t>7</w:t>
      </w:r>
      <w:r w:rsidR="00DE2D96">
        <w:rPr>
          <w:rFonts w:ascii="Times New Roman" w:eastAsia="更纱黑体 SC" w:hAnsi="Times New Roman" w:cs="Times New Roman" w:hint="eastAsia"/>
        </w:rPr>
        <w:t>44</w:t>
      </w:r>
      <w:r>
        <w:rPr>
          <w:rFonts w:ascii="Times New Roman" w:eastAsia="更纱黑体 SC" w:hAnsi="Times New Roman" w:cs="Times New Roman"/>
        </w:rPr>
        <w:t xml:space="preserve"> were allocated to the training set and </w:t>
      </w:r>
      <w:r w:rsidR="00E93ADE">
        <w:rPr>
          <w:rFonts w:ascii="Times New Roman" w:eastAsia="更纱黑体 SC" w:hAnsi="Times New Roman" w:cs="Times New Roman" w:hint="eastAsia"/>
        </w:rPr>
        <w:t>1</w:t>
      </w:r>
      <w:r w:rsidR="008A414B">
        <w:rPr>
          <w:rFonts w:ascii="Times New Roman" w:eastAsia="更纱黑体 SC" w:hAnsi="Times New Roman" w:cs="Times New Roman" w:hint="eastAsia"/>
        </w:rPr>
        <w:t>87</w:t>
      </w:r>
      <w:r>
        <w:rPr>
          <w:rFonts w:ascii="Times New Roman" w:eastAsia="更纱黑体 SC" w:hAnsi="Times New Roman" w:cs="Times New Roman"/>
        </w:rPr>
        <w:t xml:space="preserve"> to the validation set.</w:t>
      </w:r>
      <w:r>
        <w:rPr>
          <w:rFonts w:ascii="Times New Roman" w:hAnsi="Times New Roman" w:cs="Times New Roman"/>
        </w:rPr>
        <w:t xml:space="preserve"> </w:t>
      </w:r>
      <w:r>
        <w:rPr>
          <w:rFonts w:ascii="Times New Roman" w:eastAsia="更纱黑体 SC" w:hAnsi="Times New Roman" w:cs="Times New Roman"/>
        </w:rPr>
        <w:t>There was no significant difference in the occurrence of RMPP between hospitalized male and female patients.</w:t>
      </w:r>
      <w:r>
        <w:rPr>
          <w:rFonts w:ascii="Times New Roman" w:hAnsi="Times New Roman" w:cs="Times New Roman"/>
        </w:rPr>
        <w:t xml:space="preserve"> </w:t>
      </w:r>
      <w:r>
        <w:rPr>
          <w:rFonts w:ascii="Times New Roman" w:eastAsia="更纱黑体 SC" w:hAnsi="Times New Roman" w:cs="Times New Roman"/>
        </w:rPr>
        <w:t xml:space="preserve">Patients with RMPP were more likely to present with fever, had longer fever duration, longer hospital stays, and a higher incidence of complications such as </w:t>
      </w:r>
      <w:r w:rsidR="00AD7AA0">
        <w:rPr>
          <w:rFonts w:ascii="Times New Roman" w:eastAsia="更纱黑体 SC" w:hAnsi="Times New Roman" w:cs="Times New Roman" w:hint="eastAsia"/>
        </w:rPr>
        <w:t xml:space="preserve">pleural effusion, </w:t>
      </w:r>
      <w:r>
        <w:rPr>
          <w:rFonts w:ascii="Times New Roman" w:eastAsia="更纱黑体 SC" w:hAnsi="Times New Roman" w:cs="Times New Roman"/>
        </w:rPr>
        <w:t>pulmonary consolidation and bronchiolitis obliterans (BO) compared with non-RMPP patients.</w:t>
      </w:r>
      <w:r>
        <w:rPr>
          <w:rFonts w:ascii="Times New Roman" w:hAnsi="Times New Roman" w:cs="Times New Roman"/>
        </w:rPr>
        <w:t xml:space="preserve"> </w:t>
      </w:r>
      <w:r>
        <w:rPr>
          <w:rFonts w:ascii="Times New Roman" w:eastAsia="更纱黑体 SC" w:hAnsi="Times New Roman" w:cs="Times New Roman"/>
        </w:rPr>
        <w:t>In addition, levels of CRP, WBC, NEUT, PLT, ALT, LDH, PT</w:t>
      </w:r>
      <w:r w:rsidR="00AD7AA0">
        <w:rPr>
          <w:rFonts w:ascii="Times New Roman" w:eastAsia="更纱黑体 SC" w:hAnsi="Times New Roman" w:cs="Times New Roman" w:hint="eastAsia"/>
        </w:rPr>
        <w:t xml:space="preserve"> </w:t>
      </w:r>
      <w:r>
        <w:rPr>
          <w:rFonts w:ascii="Times New Roman" w:eastAsia="更纱黑体 SC" w:hAnsi="Times New Roman" w:cs="Times New Roman"/>
        </w:rPr>
        <w:t xml:space="preserve">and D-dimer were all higher in the RMPP group than in the non-RMPP group. </w:t>
      </w:r>
    </w:p>
    <w:tbl>
      <w:tblPr>
        <w:tblW w:w="8863" w:type="dxa"/>
        <w:tblLook w:val="04A0" w:firstRow="1" w:lastRow="0" w:firstColumn="1" w:lastColumn="0" w:noHBand="0" w:noVBand="1"/>
      </w:tblPr>
      <w:tblGrid>
        <w:gridCol w:w="3591"/>
        <w:gridCol w:w="2154"/>
        <w:gridCol w:w="2154"/>
        <w:gridCol w:w="941"/>
        <w:gridCol w:w="23"/>
      </w:tblGrid>
      <w:tr w:rsidR="00E736F1" w:rsidRPr="00AD7AA0" w14:paraId="38230883" w14:textId="77777777" w:rsidTr="00E736F1">
        <w:trPr>
          <w:gridAfter w:val="1"/>
          <w:wAfter w:w="23" w:type="dxa"/>
          <w:trHeight w:val="300"/>
        </w:trPr>
        <w:tc>
          <w:tcPr>
            <w:tcW w:w="8840" w:type="dxa"/>
            <w:gridSpan w:val="4"/>
            <w:tcBorders>
              <w:left w:val="nil"/>
              <w:bottom w:val="single" w:sz="8" w:space="0" w:color="auto"/>
              <w:right w:val="nil"/>
            </w:tcBorders>
            <w:noWrap/>
            <w:vAlign w:val="center"/>
            <w:hideMark/>
          </w:tcPr>
          <w:p w14:paraId="5ED1F7FA" w14:textId="77777777" w:rsidR="00E736F1" w:rsidRPr="00AD7AA0" w:rsidRDefault="00E736F1" w:rsidP="008A77B3">
            <w:pPr>
              <w:spacing w:after="0" w:line="240" w:lineRule="auto"/>
              <w:rPr>
                <w:rFonts w:ascii="Times New Roman" w:eastAsia="宋体" w:hAnsi="Times New Roman" w:cs="Times New Roman"/>
                <w:b/>
                <w:bCs/>
                <w:color w:val="000000"/>
                <w:kern w:val="0"/>
                <w:sz w:val="20"/>
                <w:szCs w:val="20"/>
                <w14:ligatures w14:val="none"/>
              </w:rPr>
            </w:pPr>
            <w:r w:rsidRPr="00AD7AA0">
              <w:rPr>
                <w:rFonts w:ascii="Times New Roman" w:eastAsia="宋体" w:hAnsi="Times New Roman" w:cs="Times New Roman"/>
                <w:b/>
                <w:bCs/>
                <w:i/>
                <w:iCs/>
                <w:color w:val="000000"/>
                <w:kern w:val="0"/>
                <w:sz w:val="20"/>
                <w:szCs w:val="20"/>
                <w14:ligatures w14:val="none"/>
              </w:rPr>
              <w:t xml:space="preserve">Table 1 </w:t>
            </w:r>
            <w:r w:rsidRPr="00AD7AA0">
              <w:rPr>
                <w:rFonts w:ascii="Times New Roman" w:eastAsia="宋体" w:hAnsi="Times New Roman" w:cs="Times New Roman"/>
                <w:b/>
                <w:bCs/>
                <w:color w:val="000000"/>
                <w:kern w:val="0"/>
                <w:sz w:val="20"/>
                <w:szCs w:val="20"/>
                <w14:ligatures w14:val="none"/>
              </w:rPr>
              <w:t>Descriptive statistics of patients with RMPP and non-RMPP included in this study.</w:t>
            </w:r>
          </w:p>
        </w:tc>
      </w:tr>
      <w:tr w:rsidR="00E736F1" w:rsidRPr="00AD7AA0" w14:paraId="0774E265" w14:textId="77777777" w:rsidTr="008A77B3">
        <w:trPr>
          <w:trHeight w:val="294"/>
        </w:trPr>
        <w:tc>
          <w:tcPr>
            <w:tcW w:w="3591" w:type="dxa"/>
            <w:tcBorders>
              <w:top w:val="nil"/>
              <w:left w:val="nil"/>
              <w:bottom w:val="single" w:sz="8" w:space="0" w:color="auto"/>
              <w:right w:val="nil"/>
            </w:tcBorders>
            <w:noWrap/>
            <w:vAlign w:val="center"/>
            <w:hideMark/>
          </w:tcPr>
          <w:p w14:paraId="330A6980" w14:textId="77777777" w:rsidR="00E736F1" w:rsidRPr="00AD7AA0" w:rsidRDefault="00E736F1" w:rsidP="008A77B3">
            <w:pPr>
              <w:spacing w:after="0" w:line="240" w:lineRule="auto"/>
              <w:rPr>
                <w:rFonts w:ascii="Times New Roman" w:eastAsia="宋体" w:hAnsi="Times New Roman" w:cs="Times New Roman"/>
                <w:b/>
                <w:bCs/>
                <w:color w:val="000000"/>
                <w:kern w:val="0"/>
                <w:sz w:val="20"/>
                <w:szCs w:val="20"/>
                <w14:ligatures w14:val="none"/>
              </w:rPr>
            </w:pPr>
            <w:r w:rsidRPr="00AD7AA0">
              <w:rPr>
                <w:rFonts w:ascii="Times New Roman" w:eastAsia="宋体" w:hAnsi="Times New Roman" w:cs="Times New Roman"/>
                <w:b/>
                <w:bCs/>
                <w:color w:val="000000"/>
                <w:kern w:val="0"/>
                <w:sz w:val="20"/>
                <w:szCs w:val="20"/>
                <w14:ligatures w14:val="none"/>
              </w:rPr>
              <w:t>Characteristics</w:t>
            </w:r>
          </w:p>
        </w:tc>
        <w:tc>
          <w:tcPr>
            <w:tcW w:w="2154" w:type="dxa"/>
            <w:tcBorders>
              <w:top w:val="nil"/>
              <w:left w:val="nil"/>
              <w:bottom w:val="single" w:sz="8" w:space="0" w:color="auto"/>
              <w:right w:val="nil"/>
            </w:tcBorders>
            <w:noWrap/>
            <w:vAlign w:val="center"/>
            <w:hideMark/>
          </w:tcPr>
          <w:p w14:paraId="317E1A29" w14:textId="77777777" w:rsidR="00E736F1" w:rsidRPr="00AD7AA0" w:rsidRDefault="00E736F1" w:rsidP="008A77B3">
            <w:pPr>
              <w:spacing w:after="0" w:line="240" w:lineRule="auto"/>
              <w:jc w:val="center"/>
              <w:rPr>
                <w:rFonts w:ascii="Times New Roman" w:eastAsia="宋体" w:hAnsi="Times New Roman" w:cs="Times New Roman"/>
                <w:b/>
                <w:bCs/>
                <w:color w:val="000000"/>
                <w:kern w:val="0"/>
                <w:sz w:val="20"/>
                <w:szCs w:val="20"/>
                <w14:ligatures w14:val="none"/>
              </w:rPr>
            </w:pPr>
            <w:r w:rsidRPr="00AD7AA0">
              <w:rPr>
                <w:rFonts w:ascii="Times New Roman" w:eastAsia="宋体" w:hAnsi="Times New Roman" w:cs="Times New Roman"/>
                <w:b/>
                <w:bCs/>
                <w:color w:val="000000"/>
                <w:kern w:val="0"/>
                <w:sz w:val="20"/>
                <w:szCs w:val="20"/>
                <w14:ligatures w14:val="none"/>
              </w:rPr>
              <w:t>RMPP (n=619)</w:t>
            </w:r>
          </w:p>
        </w:tc>
        <w:tc>
          <w:tcPr>
            <w:tcW w:w="2154" w:type="dxa"/>
            <w:tcBorders>
              <w:top w:val="nil"/>
              <w:left w:val="nil"/>
              <w:bottom w:val="single" w:sz="8" w:space="0" w:color="auto"/>
              <w:right w:val="nil"/>
            </w:tcBorders>
            <w:noWrap/>
            <w:vAlign w:val="center"/>
            <w:hideMark/>
          </w:tcPr>
          <w:p w14:paraId="4DBE5562" w14:textId="77777777" w:rsidR="00E736F1" w:rsidRPr="00AD7AA0" w:rsidRDefault="00E736F1" w:rsidP="008A77B3">
            <w:pPr>
              <w:spacing w:after="0" w:line="240" w:lineRule="auto"/>
              <w:jc w:val="center"/>
              <w:rPr>
                <w:rFonts w:ascii="Times New Roman" w:eastAsia="宋体" w:hAnsi="Times New Roman" w:cs="Times New Roman"/>
                <w:b/>
                <w:bCs/>
                <w:color w:val="000000"/>
                <w:kern w:val="0"/>
                <w:sz w:val="20"/>
                <w:szCs w:val="20"/>
                <w14:ligatures w14:val="none"/>
              </w:rPr>
            </w:pPr>
            <w:r w:rsidRPr="00AD7AA0">
              <w:rPr>
                <w:rFonts w:ascii="Times New Roman" w:eastAsia="宋体" w:hAnsi="Times New Roman" w:cs="Times New Roman"/>
                <w:b/>
                <w:bCs/>
                <w:color w:val="000000"/>
                <w:kern w:val="0"/>
                <w:sz w:val="20"/>
                <w:szCs w:val="20"/>
                <w14:ligatures w14:val="none"/>
              </w:rPr>
              <w:t>Non-RMPP (n=369)</w:t>
            </w:r>
          </w:p>
        </w:tc>
        <w:tc>
          <w:tcPr>
            <w:tcW w:w="964" w:type="dxa"/>
            <w:gridSpan w:val="2"/>
            <w:tcBorders>
              <w:top w:val="nil"/>
              <w:left w:val="nil"/>
              <w:bottom w:val="single" w:sz="8" w:space="0" w:color="auto"/>
              <w:right w:val="nil"/>
            </w:tcBorders>
            <w:noWrap/>
            <w:vAlign w:val="center"/>
            <w:hideMark/>
          </w:tcPr>
          <w:p w14:paraId="19DE7D2D" w14:textId="77777777" w:rsidR="00E736F1" w:rsidRPr="00AD7AA0" w:rsidRDefault="00E736F1" w:rsidP="008A77B3">
            <w:pPr>
              <w:spacing w:after="0" w:line="240" w:lineRule="auto"/>
              <w:jc w:val="center"/>
              <w:rPr>
                <w:rFonts w:ascii="Times New Roman" w:eastAsia="宋体" w:hAnsi="Times New Roman" w:cs="Times New Roman"/>
                <w:b/>
                <w:bCs/>
                <w:i/>
                <w:iCs/>
                <w:color w:val="000000"/>
                <w:kern w:val="0"/>
                <w:sz w:val="20"/>
                <w:szCs w:val="20"/>
                <w14:ligatures w14:val="none"/>
              </w:rPr>
            </w:pPr>
            <w:r w:rsidRPr="00AD7AA0">
              <w:rPr>
                <w:rFonts w:ascii="Times New Roman" w:eastAsia="宋体" w:hAnsi="Times New Roman" w:cs="Times New Roman"/>
                <w:b/>
                <w:bCs/>
                <w:i/>
                <w:iCs/>
                <w:color w:val="000000"/>
                <w:kern w:val="0"/>
                <w:sz w:val="20"/>
                <w:szCs w:val="20"/>
                <w14:ligatures w14:val="none"/>
              </w:rPr>
              <w:t>p</w:t>
            </w:r>
            <w:r w:rsidRPr="00AD7AA0">
              <w:rPr>
                <w:rFonts w:ascii="Times New Roman" w:eastAsia="宋体" w:hAnsi="Times New Roman" w:cs="Times New Roman"/>
                <w:b/>
                <w:bCs/>
                <w:color w:val="000000"/>
                <w:kern w:val="0"/>
                <w:sz w:val="20"/>
                <w:szCs w:val="20"/>
                <w14:ligatures w14:val="none"/>
              </w:rPr>
              <w:t>-value</w:t>
            </w:r>
            <w:r w:rsidRPr="00AD7AA0">
              <w:rPr>
                <w:rFonts w:ascii="Times New Roman" w:eastAsia="宋体" w:hAnsi="Times New Roman" w:cs="Times New Roman"/>
                <w:color w:val="000000"/>
                <w:kern w:val="0"/>
                <w:sz w:val="20"/>
                <w:szCs w:val="20"/>
                <w14:ligatures w14:val="none"/>
              </w:rPr>
              <w:t>*</w:t>
            </w:r>
          </w:p>
        </w:tc>
      </w:tr>
      <w:tr w:rsidR="00E736F1" w:rsidRPr="00AD7AA0" w14:paraId="73FFE3E4" w14:textId="77777777" w:rsidTr="008A77B3">
        <w:trPr>
          <w:trHeight w:val="287"/>
        </w:trPr>
        <w:tc>
          <w:tcPr>
            <w:tcW w:w="3591" w:type="dxa"/>
            <w:tcBorders>
              <w:top w:val="nil"/>
              <w:left w:val="nil"/>
              <w:bottom w:val="nil"/>
              <w:right w:val="nil"/>
            </w:tcBorders>
            <w:noWrap/>
            <w:vAlign w:val="center"/>
            <w:hideMark/>
          </w:tcPr>
          <w:p w14:paraId="2A1DF544"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Age (years)</w:t>
            </w:r>
            <w:r w:rsidRPr="00AD7AA0">
              <w:rPr>
                <w:rFonts w:ascii="Times New Roman" w:eastAsia="宋体" w:hAnsi="Times New Roman" w:cs="Times New Roman"/>
                <w:b/>
                <w:bCs/>
                <w:kern w:val="0"/>
                <w:sz w:val="20"/>
                <w:szCs w:val="20"/>
                <w:vertAlign w:val="superscript"/>
                <w14:ligatures w14:val="none"/>
              </w:rPr>
              <w:t>1</w:t>
            </w:r>
          </w:p>
        </w:tc>
        <w:tc>
          <w:tcPr>
            <w:tcW w:w="2154" w:type="dxa"/>
            <w:tcBorders>
              <w:top w:val="nil"/>
              <w:left w:val="nil"/>
              <w:bottom w:val="nil"/>
              <w:right w:val="nil"/>
            </w:tcBorders>
            <w:noWrap/>
            <w:vAlign w:val="center"/>
            <w:hideMark/>
          </w:tcPr>
          <w:p w14:paraId="5A56EA7F" w14:textId="77777777" w:rsidR="00E736F1" w:rsidRPr="00AD7AA0" w:rsidRDefault="00E736F1" w:rsidP="008A77B3">
            <w:pPr>
              <w:spacing w:after="0" w:line="240" w:lineRule="auto"/>
              <w:jc w:val="center"/>
              <w:rPr>
                <w:rFonts w:ascii="Times New Roman" w:eastAsia="宋体" w:hAnsi="Times New Roman" w:cs="Times New Roman"/>
                <w:color w:val="000000"/>
                <w:kern w:val="0"/>
                <w:sz w:val="20"/>
                <w:szCs w:val="20"/>
                <w14:ligatures w14:val="none"/>
              </w:rPr>
            </w:pPr>
            <w:r w:rsidRPr="00AD7AA0">
              <w:rPr>
                <w:rFonts w:ascii="Times New Roman" w:eastAsia="宋体" w:hAnsi="Times New Roman" w:cs="Times New Roman"/>
                <w:color w:val="000000"/>
                <w:kern w:val="0"/>
                <w:sz w:val="20"/>
                <w:szCs w:val="20"/>
                <w14:ligatures w14:val="none"/>
              </w:rPr>
              <w:t>7.26±2.69</w:t>
            </w:r>
          </w:p>
        </w:tc>
        <w:tc>
          <w:tcPr>
            <w:tcW w:w="2154" w:type="dxa"/>
            <w:tcBorders>
              <w:top w:val="nil"/>
              <w:left w:val="nil"/>
              <w:bottom w:val="nil"/>
              <w:right w:val="nil"/>
            </w:tcBorders>
            <w:noWrap/>
            <w:vAlign w:val="center"/>
            <w:hideMark/>
          </w:tcPr>
          <w:p w14:paraId="536EFE33" w14:textId="77777777" w:rsidR="00E736F1" w:rsidRPr="00AD7AA0" w:rsidRDefault="00E736F1" w:rsidP="008A77B3">
            <w:pPr>
              <w:spacing w:after="0" w:line="240" w:lineRule="auto"/>
              <w:jc w:val="center"/>
              <w:rPr>
                <w:rFonts w:ascii="Times New Roman" w:eastAsia="宋体" w:hAnsi="Times New Roman" w:cs="Times New Roman"/>
                <w:color w:val="000000"/>
                <w:kern w:val="0"/>
                <w:sz w:val="20"/>
                <w:szCs w:val="20"/>
                <w14:ligatures w14:val="none"/>
              </w:rPr>
            </w:pPr>
            <w:r w:rsidRPr="00AD7AA0">
              <w:rPr>
                <w:rFonts w:ascii="Times New Roman" w:eastAsia="宋体" w:hAnsi="Times New Roman" w:cs="Times New Roman"/>
                <w:color w:val="000000"/>
                <w:kern w:val="0"/>
                <w:sz w:val="20"/>
                <w:szCs w:val="20"/>
                <w14:ligatures w14:val="none"/>
              </w:rPr>
              <w:t>6.08±3.06</w:t>
            </w:r>
          </w:p>
        </w:tc>
        <w:tc>
          <w:tcPr>
            <w:tcW w:w="964" w:type="dxa"/>
            <w:gridSpan w:val="2"/>
            <w:tcBorders>
              <w:top w:val="nil"/>
              <w:left w:val="nil"/>
              <w:bottom w:val="nil"/>
              <w:right w:val="nil"/>
            </w:tcBorders>
            <w:noWrap/>
            <w:vAlign w:val="center"/>
            <w:hideMark/>
          </w:tcPr>
          <w:p w14:paraId="641AD23A" w14:textId="77777777" w:rsidR="00E736F1" w:rsidRPr="00AD7AA0" w:rsidRDefault="00E736F1" w:rsidP="008A77B3">
            <w:pPr>
              <w:spacing w:after="0" w:line="240" w:lineRule="auto"/>
              <w:jc w:val="center"/>
              <w:rPr>
                <w:rFonts w:ascii="Times New Roman" w:eastAsia="宋体" w:hAnsi="Times New Roman" w:cs="Times New Roman"/>
                <w:color w:val="000000"/>
                <w:kern w:val="0"/>
                <w:sz w:val="20"/>
                <w:szCs w:val="20"/>
                <w14:ligatures w14:val="none"/>
              </w:rPr>
            </w:pPr>
            <w:r w:rsidRPr="00AD7AA0">
              <w:rPr>
                <w:rFonts w:ascii="Times New Roman" w:eastAsia="宋体" w:hAnsi="Times New Roman" w:cs="Times New Roman"/>
                <w:color w:val="000000"/>
                <w:kern w:val="0"/>
                <w:sz w:val="20"/>
                <w:szCs w:val="20"/>
                <w14:ligatures w14:val="none"/>
              </w:rPr>
              <w:t>&lt;0.001</w:t>
            </w:r>
          </w:p>
        </w:tc>
      </w:tr>
      <w:tr w:rsidR="00E736F1" w:rsidRPr="00AD7AA0" w14:paraId="176A127C" w14:textId="77777777" w:rsidTr="008A77B3">
        <w:trPr>
          <w:trHeight w:val="287"/>
        </w:trPr>
        <w:tc>
          <w:tcPr>
            <w:tcW w:w="3591" w:type="dxa"/>
            <w:tcBorders>
              <w:top w:val="nil"/>
              <w:left w:val="nil"/>
              <w:bottom w:val="nil"/>
              <w:right w:val="nil"/>
            </w:tcBorders>
            <w:noWrap/>
            <w:vAlign w:val="center"/>
            <w:hideMark/>
          </w:tcPr>
          <w:p w14:paraId="3AD6A674"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Sex</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57BC7719"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p>
        </w:tc>
        <w:tc>
          <w:tcPr>
            <w:tcW w:w="2154" w:type="dxa"/>
            <w:tcBorders>
              <w:top w:val="nil"/>
              <w:left w:val="nil"/>
              <w:bottom w:val="nil"/>
              <w:right w:val="nil"/>
            </w:tcBorders>
            <w:noWrap/>
            <w:vAlign w:val="center"/>
            <w:hideMark/>
          </w:tcPr>
          <w:p w14:paraId="7431D471" w14:textId="77777777" w:rsidR="00E736F1" w:rsidRPr="00AD7AA0" w:rsidRDefault="00E736F1" w:rsidP="008A77B3">
            <w:pPr>
              <w:spacing w:after="0" w:line="240" w:lineRule="auto"/>
              <w:jc w:val="center"/>
              <w:rPr>
                <w:rFonts w:ascii="Times New Roman" w:eastAsia="Times New Roman" w:hAnsi="Times New Roman" w:cs="Times New Roman"/>
                <w:kern w:val="0"/>
                <w:sz w:val="20"/>
                <w:szCs w:val="20"/>
                <w14:ligatures w14:val="none"/>
              </w:rPr>
            </w:pPr>
          </w:p>
        </w:tc>
        <w:tc>
          <w:tcPr>
            <w:tcW w:w="964" w:type="dxa"/>
            <w:gridSpan w:val="2"/>
            <w:tcBorders>
              <w:top w:val="nil"/>
              <w:left w:val="nil"/>
              <w:bottom w:val="nil"/>
              <w:right w:val="nil"/>
            </w:tcBorders>
            <w:noWrap/>
            <w:vAlign w:val="center"/>
            <w:hideMark/>
          </w:tcPr>
          <w:p w14:paraId="36AFF580" w14:textId="77777777" w:rsidR="00E736F1" w:rsidRPr="00AD7AA0" w:rsidRDefault="00E736F1" w:rsidP="008A77B3">
            <w:pPr>
              <w:spacing w:after="0" w:line="240" w:lineRule="auto"/>
              <w:jc w:val="center"/>
              <w:rPr>
                <w:rFonts w:ascii="Times New Roman" w:eastAsia="Times New Roman" w:hAnsi="Times New Roman" w:cs="Times New Roman"/>
                <w:kern w:val="0"/>
                <w:sz w:val="20"/>
                <w:szCs w:val="20"/>
                <w14:ligatures w14:val="none"/>
              </w:rPr>
            </w:pPr>
          </w:p>
        </w:tc>
      </w:tr>
      <w:tr w:rsidR="00E736F1" w:rsidRPr="00AD7AA0" w14:paraId="5A406135" w14:textId="77777777" w:rsidTr="008A77B3">
        <w:trPr>
          <w:trHeight w:val="280"/>
        </w:trPr>
        <w:tc>
          <w:tcPr>
            <w:tcW w:w="3591" w:type="dxa"/>
            <w:tcBorders>
              <w:top w:val="nil"/>
              <w:left w:val="nil"/>
              <w:bottom w:val="nil"/>
              <w:right w:val="nil"/>
            </w:tcBorders>
            <w:noWrap/>
            <w:vAlign w:val="center"/>
            <w:hideMark/>
          </w:tcPr>
          <w:p w14:paraId="5B53D080"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Male</w:t>
            </w:r>
          </w:p>
        </w:tc>
        <w:tc>
          <w:tcPr>
            <w:tcW w:w="2154" w:type="dxa"/>
            <w:tcBorders>
              <w:top w:val="nil"/>
              <w:left w:val="nil"/>
              <w:bottom w:val="nil"/>
              <w:right w:val="nil"/>
            </w:tcBorders>
            <w:noWrap/>
            <w:vAlign w:val="center"/>
            <w:hideMark/>
          </w:tcPr>
          <w:p w14:paraId="397293D8"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290(46.9%)</w:t>
            </w:r>
          </w:p>
        </w:tc>
        <w:tc>
          <w:tcPr>
            <w:tcW w:w="2154" w:type="dxa"/>
            <w:tcBorders>
              <w:top w:val="nil"/>
              <w:left w:val="nil"/>
              <w:bottom w:val="nil"/>
              <w:right w:val="nil"/>
            </w:tcBorders>
            <w:noWrap/>
            <w:vAlign w:val="center"/>
            <w:hideMark/>
          </w:tcPr>
          <w:p w14:paraId="7B9E9B09"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187(53.0%)</w:t>
            </w:r>
          </w:p>
        </w:tc>
        <w:tc>
          <w:tcPr>
            <w:tcW w:w="964" w:type="dxa"/>
            <w:gridSpan w:val="2"/>
            <w:tcBorders>
              <w:top w:val="nil"/>
              <w:left w:val="nil"/>
              <w:bottom w:val="nil"/>
              <w:right w:val="nil"/>
            </w:tcBorders>
            <w:noWrap/>
            <w:vAlign w:val="center"/>
            <w:hideMark/>
          </w:tcPr>
          <w:p w14:paraId="0EAE92BF"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p>
        </w:tc>
      </w:tr>
      <w:tr w:rsidR="00E736F1" w:rsidRPr="00AD7AA0" w14:paraId="3FCBCC11" w14:textId="77777777" w:rsidTr="008A77B3">
        <w:trPr>
          <w:trHeight w:val="280"/>
        </w:trPr>
        <w:tc>
          <w:tcPr>
            <w:tcW w:w="3591" w:type="dxa"/>
            <w:tcBorders>
              <w:top w:val="nil"/>
              <w:left w:val="nil"/>
              <w:bottom w:val="nil"/>
              <w:right w:val="nil"/>
            </w:tcBorders>
            <w:noWrap/>
            <w:vAlign w:val="center"/>
            <w:hideMark/>
          </w:tcPr>
          <w:p w14:paraId="72DE1474"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Female</w:t>
            </w:r>
          </w:p>
        </w:tc>
        <w:tc>
          <w:tcPr>
            <w:tcW w:w="2154" w:type="dxa"/>
            <w:tcBorders>
              <w:top w:val="nil"/>
              <w:left w:val="nil"/>
              <w:bottom w:val="nil"/>
              <w:right w:val="nil"/>
            </w:tcBorders>
            <w:noWrap/>
            <w:vAlign w:val="center"/>
            <w:hideMark/>
          </w:tcPr>
          <w:p w14:paraId="4CC39D0D"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328(53.1%)</w:t>
            </w:r>
          </w:p>
        </w:tc>
        <w:tc>
          <w:tcPr>
            <w:tcW w:w="2154" w:type="dxa"/>
            <w:tcBorders>
              <w:top w:val="nil"/>
              <w:left w:val="nil"/>
              <w:bottom w:val="nil"/>
              <w:right w:val="nil"/>
            </w:tcBorders>
            <w:noWrap/>
            <w:vAlign w:val="center"/>
            <w:hideMark/>
          </w:tcPr>
          <w:p w14:paraId="076CDFC1"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182(49.3%)</w:t>
            </w:r>
          </w:p>
        </w:tc>
        <w:tc>
          <w:tcPr>
            <w:tcW w:w="964" w:type="dxa"/>
            <w:gridSpan w:val="2"/>
            <w:tcBorders>
              <w:top w:val="nil"/>
              <w:left w:val="nil"/>
              <w:bottom w:val="nil"/>
              <w:right w:val="nil"/>
            </w:tcBorders>
            <w:noWrap/>
            <w:vAlign w:val="center"/>
            <w:hideMark/>
          </w:tcPr>
          <w:p w14:paraId="76D0B56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0.254 </w:t>
            </w:r>
          </w:p>
        </w:tc>
      </w:tr>
      <w:tr w:rsidR="00E736F1" w:rsidRPr="00AD7AA0" w14:paraId="4ABCB700" w14:textId="77777777" w:rsidTr="008A77B3">
        <w:trPr>
          <w:trHeight w:val="287"/>
        </w:trPr>
        <w:tc>
          <w:tcPr>
            <w:tcW w:w="3591" w:type="dxa"/>
            <w:tcBorders>
              <w:top w:val="nil"/>
              <w:left w:val="nil"/>
              <w:bottom w:val="nil"/>
              <w:right w:val="nil"/>
            </w:tcBorders>
            <w:noWrap/>
            <w:vAlign w:val="center"/>
            <w:hideMark/>
          </w:tcPr>
          <w:p w14:paraId="08608311"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Weight (Kg)</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7990E350"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23.00(19.00, 31.00)</w:t>
            </w:r>
          </w:p>
        </w:tc>
        <w:tc>
          <w:tcPr>
            <w:tcW w:w="2154" w:type="dxa"/>
            <w:tcBorders>
              <w:top w:val="nil"/>
              <w:left w:val="nil"/>
              <w:bottom w:val="nil"/>
              <w:right w:val="nil"/>
            </w:tcBorders>
            <w:noWrap/>
            <w:vAlign w:val="center"/>
            <w:hideMark/>
          </w:tcPr>
          <w:p w14:paraId="466D607C"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22.00(16.00, 29.00)</w:t>
            </w:r>
          </w:p>
        </w:tc>
        <w:tc>
          <w:tcPr>
            <w:tcW w:w="964" w:type="dxa"/>
            <w:gridSpan w:val="2"/>
            <w:tcBorders>
              <w:top w:val="nil"/>
              <w:left w:val="nil"/>
              <w:bottom w:val="nil"/>
              <w:right w:val="nil"/>
            </w:tcBorders>
            <w:noWrap/>
            <w:vAlign w:val="center"/>
            <w:hideMark/>
          </w:tcPr>
          <w:p w14:paraId="6D1B489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0DF7CE2E" w14:textId="77777777" w:rsidTr="008A77B3">
        <w:trPr>
          <w:trHeight w:val="280"/>
        </w:trPr>
        <w:tc>
          <w:tcPr>
            <w:tcW w:w="3591" w:type="dxa"/>
            <w:tcBorders>
              <w:top w:val="nil"/>
              <w:left w:val="nil"/>
              <w:bottom w:val="nil"/>
              <w:right w:val="nil"/>
            </w:tcBorders>
            <w:noWrap/>
            <w:vAlign w:val="center"/>
            <w:hideMark/>
          </w:tcPr>
          <w:p w14:paraId="44C55570"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Cough</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616B8CBE"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610(98.7%)</w:t>
            </w:r>
          </w:p>
        </w:tc>
        <w:tc>
          <w:tcPr>
            <w:tcW w:w="2154" w:type="dxa"/>
            <w:tcBorders>
              <w:top w:val="nil"/>
              <w:left w:val="nil"/>
              <w:bottom w:val="nil"/>
              <w:right w:val="nil"/>
            </w:tcBorders>
            <w:noWrap/>
            <w:vAlign w:val="center"/>
            <w:hideMark/>
          </w:tcPr>
          <w:p w14:paraId="760333CE"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365(98.9%)</w:t>
            </w:r>
          </w:p>
        </w:tc>
        <w:tc>
          <w:tcPr>
            <w:tcW w:w="964" w:type="dxa"/>
            <w:gridSpan w:val="2"/>
            <w:tcBorders>
              <w:top w:val="nil"/>
              <w:left w:val="nil"/>
              <w:bottom w:val="nil"/>
              <w:right w:val="nil"/>
            </w:tcBorders>
            <w:noWrap/>
            <w:vAlign w:val="center"/>
            <w:hideMark/>
          </w:tcPr>
          <w:p w14:paraId="73E75D6B"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1.000 </w:t>
            </w:r>
          </w:p>
        </w:tc>
      </w:tr>
      <w:tr w:rsidR="00E736F1" w:rsidRPr="00AD7AA0" w14:paraId="1464587C" w14:textId="77777777" w:rsidTr="008A77B3">
        <w:trPr>
          <w:trHeight w:val="280"/>
        </w:trPr>
        <w:tc>
          <w:tcPr>
            <w:tcW w:w="3591" w:type="dxa"/>
            <w:tcBorders>
              <w:top w:val="nil"/>
              <w:left w:val="nil"/>
              <w:bottom w:val="nil"/>
              <w:right w:val="nil"/>
            </w:tcBorders>
            <w:noWrap/>
            <w:vAlign w:val="center"/>
            <w:hideMark/>
          </w:tcPr>
          <w:p w14:paraId="76AD7B5F"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Fever</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7862E258"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609(98.5%)</w:t>
            </w:r>
          </w:p>
        </w:tc>
        <w:tc>
          <w:tcPr>
            <w:tcW w:w="2154" w:type="dxa"/>
            <w:tcBorders>
              <w:top w:val="nil"/>
              <w:left w:val="nil"/>
              <w:bottom w:val="nil"/>
              <w:right w:val="nil"/>
            </w:tcBorders>
            <w:noWrap/>
            <w:vAlign w:val="center"/>
            <w:hideMark/>
          </w:tcPr>
          <w:p w14:paraId="04924D79"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331(89.7%)</w:t>
            </w:r>
          </w:p>
        </w:tc>
        <w:tc>
          <w:tcPr>
            <w:tcW w:w="964" w:type="dxa"/>
            <w:gridSpan w:val="2"/>
            <w:tcBorders>
              <w:top w:val="nil"/>
              <w:left w:val="nil"/>
              <w:bottom w:val="nil"/>
              <w:right w:val="nil"/>
            </w:tcBorders>
            <w:noWrap/>
            <w:vAlign w:val="center"/>
            <w:hideMark/>
          </w:tcPr>
          <w:p w14:paraId="7BB2C60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6FDBFE86" w14:textId="77777777" w:rsidTr="008A77B3">
        <w:trPr>
          <w:trHeight w:val="287"/>
        </w:trPr>
        <w:tc>
          <w:tcPr>
            <w:tcW w:w="3591" w:type="dxa"/>
            <w:tcBorders>
              <w:top w:val="nil"/>
              <w:left w:val="nil"/>
              <w:bottom w:val="nil"/>
              <w:right w:val="nil"/>
            </w:tcBorders>
            <w:noWrap/>
            <w:vAlign w:val="center"/>
            <w:hideMark/>
          </w:tcPr>
          <w:p w14:paraId="68A3416B"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Preadmission fever duration (days)</w:t>
            </w:r>
            <w:r w:rsidRPr="00AD7AA0">
              <w:rPr>
                <w:rFonts w:ascii="Times New Roman" w:eastAsia="宋体" w:hAnsi="Times New Roman" w:cs="Times New Roman"/>
                <w:b/>
                <w:bCs/>
                <w:kern w:val="0"/>
                <w:sz w:val="20"/>
                <w:szCs w:val="20"/>
                <w:vertAlign w:val="superscript"/>
                <w14:ligatures w14:val="none"/>
              </w:rPr>
              <w:t xml:space="preserve"> 3</w:t>
            </w:r>
          </w:p>
        </w:tc>
        <w:tc>
          <w:tcPr>
            <w:tcW w:w="2154" w:type="dxa"/>
            <w:tcBorders>
              <w:top w:val="nil"/>
              <w:left w:val="nil"/>
              <w:bottom w:val="nil"/>
              <w:right w:val="nil"/>
            </w:tcBorders>
            <w:noWrap/>
            <w:vAlign w:val="center"/>
            <w:hideMark/>
          </w:tcPr>
          <w:p w14:paraId="5A11A4CC"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8(6, 10)</w:t>
            </w:r>
          </w:p>
        </w:tc>
        <w:tc>
          <w:tcPr>
            <w:tcW w:w="2154" w:type="dxa"/>
            <w:tcBorders>
              <w:top w:val="nil"/>
              <w:left w:val="nil"/>
              <w:bottom w:val="nil"/>
              <w:right w:val="nil"/>
            </w:tcBorders>
            <w:noWrap/>
            <w:vAlign w:val="center"/>
            <w:hideMark/>
          </w:tcPr>
          <w:p w14:paraId="71EC1AC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6(4, 7)</w:t>
            </w:r>
          </w:p>
        </w:tc>
        <w:tc>
          <w:tcPr>
            <w:tcW w:w="964" w:type="dxa"/>
            <w:gridSpan w:val="2"/>
            <w:tcBorders>
              <w:top w:val="nil"/>
              <w:left w:val="nil"/>
              <w:bottom w:val="nil"/>
              <w:right w:val="nil"/>
            </w:tcBorders>
            <w:noWrap/>
            <w:vAlign w:val="center"/>
            <w:hideMark/>
          </w:tcPr>
          <w:p w14:paraId="09CBF0A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694C9C37" w14:textId="77777777" w:rsidTr="008A77B3">
        <w:trPr>
          <w:trHeight w:val="287"/>
        </w:trPr>
        <w:tc>
          <w:tcPr>
            <w:tcW w:w="3591" w:type="dxa"/>
            <w:tcBorders>
              <w:top w:val="nil"/>
              <w:left w:val="nil"/>
              <w:bottom w:val="nil"/>
              <w:right w:val="nil"/>
            </w:tcBorders>
            <w:noWrap/>
            <w:vAlign w:val="center"/>
            <w:hideMark/>
          </w:tcPr>
          <w:p w14:paraId="65C03BEF"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Length of stay (days)</w:t>
            </w:r>
            <w:r w:rsidRPr="00AD7AA0">
              <w:rPr>
                <w:rFonts w:ascii="Times New Roman" w:eastAsia="宋体" w:hAnsi="Times New Roman" w:cs="Times New Roman"/>
                <w:b/>
                <w:bCs/>
                <w:kern w:val="0"/>
                <w:sz w:val="20"/>
                <w:szCs w:val="20"/>
                <w:vertAlign w:val="superscript"/>
                <w14:ligatures w14:val="none"/>
              </w:rPr>
              <w:t xml:space="preserve"> 3</w:t>
            </w:r>
          </w:p>
        </w:tc>
        <w:tc>
          <w:tcPr>
            <w:tcW w:w="2154" w:type="dxa"/>
            <w:tcBorders>
              <w:top w:val="nil"/>
              <w:left w:val="nil"/>
              <w:bottom w:val="nil"/>
              <w:right w:val="nil"/>
            </w:tcBorders>
            <w:noWrap/>
            <w:vAlign w:val="center"/>
            <w:hideMark/>
          </w:tcPr>
          <w:p w14:paraId="1AC8375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6(5, 8)</w:t>
            </w:r>
          </w:p>
        </w:tc>
        <w:tc>
          <w:tcPr>
            <w:tcW w:w="2154" w:type="dxa"/>
            <w:tcBorders>
              <w:top w:val="nil"/>
              <w:left w:val="nil"/>
              <w:bottom w:val="nil"/>
              <w:right w:val="nil"/>
            </w:tcBorders>
            <w:noWrap/>
            <w:vAlign w:val="center"/>
            <w:hideMark/>
          </w:tcPr>
          <w:p w14:paraId="0DFFAD38"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5(4, 6)</w:t>
            </w:r>
          </w:p>
        </w:tc>
        <w:tc>
          <w:tcPr>
            <w:tcW w:w="964" w:type="dxa"/>
            <w:gridSpan w:val="2"/>
            <w:tcBorders>
              <w:top w:val="nil"/>
              <w:left w:val="nil"/>
              <w:bottom w:val="nil"/>
              <w:right w:val="nil"/>
            </w:tcBorders>
            <w:noWrap/>
            <w:vAlign w:val="center"/>
            <w:hideMark/>
          </w:tcPr>
          <w:p w14:paraId="24A5020E"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4D57D047" w14:textId="77777777" w:rsidTr="008A77B3">
        <w:trPr>
          <w:trHeight w:val="280"/>
        </w:trPr>
        <w:tc>
          <w:tcPr>
            <w:tcW w:w="3591" w:type="dxa"/>
            <w:tcBorders>
              <w:top w:val="nil"/>
              <w:left w:val="nil"/>
              <w:bottom w:val="nil"/>
              <w:right w:val="nil"/>
            </w:tcBorders>
            <w:noWrap/>
            <w:vAlign w:val="center"/>
            <w:hideMark/>
          </w:tcPr>
          <w:p w14:paraId="3B11CE9C"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Pleural Reaction</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35300E5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3(0.5%)</w:t>
            </w:r>
          </w:p>
        </w:tc>
        <w:tc>
          <w:tcPr>
            <w:tcW w:w="2154" w:type="dxa"/>
            <w:tcBorders>
              <w:top w:val="nil"/>
              <w:left w:val="nil"/>
              <w:bottom w:val="nil"/>
              <w:right w:val="nil"/>
            </w:tcBorders>
            <w:noWrap/>
            <w:vAlign w:val="center"/>
            <w:hideMark/>
          </w:tcPr>
          <w:p w14:paraId="0FA2E704"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0</w:t>
            </w:r>
          </w:p>
        </w:tc>
        <w:tc>
          <w:tcPr>
            <w:tcW w:w="964" w:type="dxa"/>
            <w:gridSpan w:val="2"/>
            <w:tcBorders>
              <w:top w:val="nil"/>
              <w:left w:val="nil"/>
              <w:bottom w:val="nil"/>
              <w:right w:val="nil"/>
            </w:tcBorders>
            <w:noWrap/>
            <w:vAlign w:val="center"/>
            <w:hideMark/>
          </w:tcPr>
          <w:p w14:paraId="77853BE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0.458 </w:t>
            </w:r>
          </w:p>
        </w:tc>
      </w:tr>
      <w:tr w:rsidR="00E736F1" w:rsidRPr="00AD7AA0" w14:paraId="4DD97E0B" w14:textId="77777777" w:rsidTr="008A77B3">
        <w:trPr>
          <w:trHeight w:val="280"/>
        </w:trPr>
        <w:tc>
          <w:tcPr>
            <w:tcW w:w="3591" w:type="dxa"/>
            <w:tcBorders>
              <w:top w:val="nil"/>
              <w:left w:val="nil"/>
              <w:bottom w:val="nil"/>
              <w:right w:val="nil"/>
            </w:tcBorders>
            <w:noWrap/>
            <w:vAlign w:val="center"/>
            <w:hideMark/>
          </w:tcPr>
          <w:p w14:paraId="3CDE1906"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Pleural Effusion</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2F72BDDE"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43(6.9%)</w:t>
            </w:r>
          </w:p>
        </w:tc>
        <w:tc>
          <w:tcPr>
            <w:tcW w:w="2154" w:type="dxa"/>
            <w:tcBorders>
              <w:top w:val="nil"/>
              <w:left w:val="nil"/>
              <w:bottom w:val="nil"/>
              <w:right w:val="nil"/>
            </w:tcBorders>
            <w:noWrap/>
            <w:vAlign w:val="center"/>
            <w:hideMark/>
          </w:tcPr>
          <w:p w14:paraId="5FEABA73"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3(0.8%)</w:t>
            </w:r>
          </w:p>
        </w:tc>
        <w:tc>
          <w:tcPr>
            <w:tcW w:w="964" w:type="dxa"/>
            <w:gridSpan w:val="2"/>
            <w:tcBorders>
              <w:top w:val="nil"/>
              <w:left w:val="nil"/>
              <w:bottom w:val="nil"/>
              <w:right w:val="nil"/>
            </w:tcBorders>
            <w:noWrap/>
            <w:vAlign w:val="center"/>
            <w:hideMark/>
          </w:tcPr>
          <w:p w14:paraId="4AFFAE9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6A9A950A" w14:textId="77777777" w:rsidTr="008A77B3">
        <w:trPr>
          <w:trHeight w:val="280"/>
        </w:trPr>
        <w:tc>
          <w:tcPr>
            <w:tcW w:w="3591" w:type="dxa"/>
            <w:tcBorders>
              <w:top w:val="nil"/>
              <w:left w:val="nil"/>
              <w:bottom w:val="nil"/>
              <w:right w:val="nil"/>
            </w:tcBorders>
            <w:noWrap/>
            <w:vAlign w:val="center"/>
            <w:hideMark/>
          </w:tcPr>
          <w:p w14:paraId="2BC545C3"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lastRenderedPageBreak/>
              <w:t>Pulmonary Consolidation</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4A12148B"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79(12.8%)</w:t>
            </w:r>
          </w:p>
        </w:tc>
        <w:tc>
          <w:tcPr>
            <w:tcW w:w="2154" w:type="dxa"/>
            <w:tcBorders>
              <w:top w:val="nil"/>
              <w:left w:val="nil"/>
              <w:bottom w:val="nil"/>
              <w:right w:val="nil"/>
            </w:tcBorders>
            <w:noWrap/>
            <w:vAlign w:val="center"/>
            <w:hideMark/>
          </w:tcPr>
          <w:p w14:paraId="32AAF602"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9(2.4%)</w:t>
            </w:r>
          </w:p>
        </w:tc>
        <w:tc>
          <w:tcPr>
            <w:tcW w:w="964" w:type="dxa"/>
            <w:gridSpan w:val="2"/>
            <w:tcBorders>
              <w:top w:val="nil"/>
              <w:left w:val="nil"/>
              <w:bottom w:val="nil"/>
              <w:right w:val="nil"/>
            </w:tcBorders>
            <w:noWrap/>
            <w:vAlign w:val="center"/>
            <w:hideMark/>
          </w:tcPr>
          <w:p w14:paraId="63AC7893"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11BEB1B2" w14:textId="77777777" w:rsidTr="008A77B3">
        <w:trPr>
          <w:trHeight w:val="280"/>
        </w:trPr>
        <w:tc>
          <w:tcPr>
            <w:tcW w:w="3591" w:type="dxa"/>
            <w:tcBorders>
              <w:top w:val="nil"/>
              <w:left w:val="nil"/>
              <w:bottom w:val="nil"/>
              <w:right w:val="nil"/>
            </w:tcBorders>
            <w:noWrap/>
            <w:vAlign w:val="center"/>
            <w:hideMark/>
          </w:tcPr>
          <w:p w14:paraId="47548137"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Bronchiolitis Obliterans</w:t>
            </w:r>
            <w:r w:rsidRPr="00AD7AA0">
              <w:rPr>
                <w:rFonts w:ascii="Times New Roman" w:eastAsia="宋体" w:hAnsi="Times New Roman" w:cs="Times New Roman"/>
                <w:b/>
                <w:bCs/>
                <w:kern w:val="0"/>
                <w:sz w:val="20"/>
                <w:szCs w:val="20"/>
                <w:vertAlign w:val="superscript"/>
                <w14:ligatures w14:val="none"/>
              </w:rPr>
              <w:t>4</w:t>
            </w:r>
          </w:p>
        </w:tc>
        <w:tc>
          <w:tcPr>
            <w:tcW w:w="2154" w:type="dxa"/>
            <w:tcBorders>
              <w:top w:val="nil"/>
              <w:left w:val="nil"/>
              <w:bottom w:val="nil"/>
              <w:right w:val="nil"/>
            </w:tcBorders>
            <w:noWrap/>
            <w:vAlign w:val="center"/>
            <w:hideMark/>
          </w:tcPr>
          <w:p w14:paraId="0FEDF9FE"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44(7.1%)</w:t>
            </w:r>
          </w:p>
        </w:tc>
        <w:tc>
          <w:tcPr>
            <w:tcW w:w="2154" w:type="dxa"/>
            <w:tcBorders>
              <w:top w:val="nil"/>
              <w:left w:val="nil"/>
              <w:bottom w:val="nil"/>
              <w:right w:val="nil"/>
            </w:tcBorders>
            <w:noWrap/>
            <w:vAlign w:val="center"/>
            <w:hideMark/>
          </w:tcPr>
          <w:p w14:paraId="379C450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0</w:t>
            </w:r>
          </w:p>
        </w:tc>
        <w:tc>
          <w:tcPr>
            <w:tcW w:w="964" w:type="dxa"/>
            <w:gridSpan w:val="2"/>
            <w:tcBorders>
              <w:top w:val="nil"/>
              <w:left w:val="nil"/>
              <w:bottom w:val="nil"/>
              <w:right w:val="nil"/>
            </w:tcBorders>
            <w:noWrap/>
            <w:vAlign w:val="center"/>
            <w:hideMark/>
          </w:tcPr>
          <w:p w14:paraId="01115A3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46B4289D" w14:textId="77777777" w:rsidTr="008A77B3">
        <w:trPr>
          <w:trHeight w:val="287"/>
        </w:trPr>
        <w:tc>
          <w:tcPr>
            <w:tcW w:w="3591" w:type="dxa"/>
            <w:tcBorders>
              <w:top w:val="nil"/>
              <w:left w:val="nil"/>
              <w:bottom w:val="nil"/>
              <w:right w:val="nil"/>
            </w:tcBorders>
            <w:noWrap/>
            <w:vAlign w:val="center"/>
            <w:hideMark/>
          </w:tcPr>
          <w:p w14:paraId="5BB3B89B"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CRP</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18BDE778"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4.76(1.14, 12.90)</w:t>
            </w:r>
          </w:p>
        </w:tc>
        <w:tc>
          <w:tcPr>
            <w:tcW w:w="2154" w:type="dxa"/>
            <w:tcBorders>
              <w:top w:val="nil"/>
              <w:left w:val="nil"/>
              <w:bottom w:val="nil"/>
              <w:right w:val="nil"/>
            </w:tcBorders>
            <w:noWrap/>
            <w:vAlign w:val="center"/>
            <w:hideMark/>
          </w:tcPr>
          <w:p w14:paraId="48659799"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3.90(0.70, 10.76)</w:t>
            </w:r>
          </w:p>
        </w:tc>
        <w:tc>
          <w:tcPr>
            <w:tcW w:w="964" w:type="dxa"/>
            <w:gridSpan w:val="2"/>
            <w:tcBorders>
              <w:top w:val="nil"/>
              <w:left w:val="nil"/>
              <w:bottom w:val="nil"/>
              <w:right w:val="nil"/>
            </w:tcBorders>
            <w:noWrap/>
            <w:vAlign w:val="center"/>
            <w:hideMark/>
          </w:tcPr>
          <w:p w14:paraId="7C759A7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0.004 </w:t>
            </w:r>
          </w:p>
        </w:tc>
      </w:tr>
      <w:tr w:rsidR="00E736F1" w:rsidRPr="00AD7AA0" w14:paraId="62CC146B" w14:textId="77777777" w:rsidTr="008A77B3">
        <w:trPr>
          <w:trHeight w:val="287"/>
        </w:trPr>
        <w:tc>
          <w:tcPr>
            <w:tcW w:w="3591" w:type="dxa"/>
            <w:tcBorders>
              <w:top w:val="nil"/>
              <w:left w:val="nil"/>
              <w:bottom w:val="nil"/>
              <w:right w:val="nil"/>
            </w:tcBorders>
            <w:noWrap/>
            <w:vAlign w:val="center"/>
            <w:hideMark/>
          </w:tcPr>
          <w:p w14:paraId="0886F744"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WBC</w:t>
            </w:r>
            <w:r w:rsidRPr="00AD7AA0">
              <w:rPr>
                <w:rFonts w:ascii="Times New Roman" w:eastAsia="宋体" w:hAnsi="Times New Roman" w:cs="Times New Roman"/>
                <w:b/>
                <w:bCs/>
                <w:kern w:val="0"/>
                <w:sz w:val="20"/>
                <w:szCs w:val="20"/>
                <w:vertAlign w:val="superscript"/>
                <w14:ligatures w14:val="none"/>
              </w:rPr>
              <w:t>2</w:t>
            </w:r>
          </w:p>
        </w:tc>
        <w:tc>
          <w:tcPr>
            <w:tcW w:w="2154" w:type="dxa"/>
            <w:tcBorders>
              <w:top w:val="nil"/>
              <w:left w:val="nil"/>
              <w:bottom w:val="nil"/>
              <w:right w:val="nil"/>
            </w:tcBorders>
            <w:noWrap/>
            <w:vAlign w:val="center"/>
            <w:hideMark/>
          </w:tcPr>
          <w:p w14:paraId="3CC8923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11.11±4.85</w:t>
            </w:r>
          </w:p>
        </w:tc>
        <w:tc>
          <w:tcPr>
            <w:tcW w:w="2154" w:type="dxa"/>
            <w:tcBorders>
              <w:top w:val="nil"/>
              <w:left w:val="nil"/>
              <w:bottom w:val="nil"/>
              <w:right w:val="nil"/>
            </w:tcBorders>
            <w:noWrap/>
            <w:vAlign w:val="center"/>
            <w:hideMark/>
          </w:tcPr>
          <w:p w14:paraId="759E2FC1"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10.33±4.37</w:t>
            </w:r>
          </w:p>
        </w:tc>
        <w:tc>
          <w:tcPr>
            <w:tcW w:w="964" w:type="dxa"/>
            <w:gridSpan w:val="2"/>
            <w:tcBorders>
              <w:top w:val="nil"/>
              <w:left w:val="nil"/>
              <w:bottom w:val="nil"/>
              <w:right w:val="nil"/>
            </w:tcBorders>
            <w:noWrap/>
            <w:vAlign w:val="center"/>
            <w:hideMark/>
          </w:tcPr>
          <w:p w14:paraId="509AEEE8"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0.012 </w:t>
            </w:r>
          </w:p>
        </w:tc>
      </w:tr>
      <w:tr w:rsidR="00E736F1" w:rsidRPr="00AD7AA0" w14:paraId="60BC6554" w14:textId="77777777" w:rsidTr="008A77B3">
        <w:trPr>
          <w:trHeight w:val="287"/>
        </w:trPr>
        <w:tc>
          <w:tcPr>
            <w:tcW w:w="3591" w:type="dxa"/>
            <w:tcBorders>
              <w:top w:val="nil"/>
              <w:left w:val="nil"/>
              <w:bottom w:val="nil"/>
              <w:right w:val="nil"/>
            </w:tcBorders>
            <w:noWrap/>
            <w:vAlign w:val="center"/>
            <w:hideMark/>
          </w:tcPr>
          <w:p w14:paraId="4A383A6A"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NEUT</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6A25E3C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6.86(4.61, 9.53)</w:t>
            </w:r>
          </w:p>
        </w:tc>
        <w:tc>
          <w:tcPr>
            <w:tcW w:w="2154" w:type="dxa"/>
            <w:tcBorders>
              <w:top w:val="nil"/>
              <w:left w:val="nil"/>
              <w:bottom w:val="nil"/>
              <w:right w:val="nil"/>
            </w:tcBorders>
            <w:noWrap/>
            <w:vAlign w:val="center"/>
            <w:hideMark/>
          </w:tcPr>
          <w:p w14:paraId="4AA01904"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5.39(3.58, 8.37)</w:t>
            </w:r>
          </w:p>
        </w:tc>
        <w:tc>
          <w:tcPr>
            <w:tcW w:w="964" w:type="dxa"/>
            <w:gridSpan w:val="2"/>
            <w:tcBorders>
              <w:top w:val="nil"/>
              <w:left w:val="nil"/>
              <w:bottom w:val="nil"/>
              <w:right w:val="nil"/>
            </w:tcBorders>
            <w:noWrap/>
            <w:vAlign w:val="center"/>
            <w:hideMark/>
          </w:tcPr>
          <w:p w14:paraId="7AEC927B"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5EE80B50" w14:textId="77777777" w:rsidTr="008A77B3">
        <w:trPr>
          <w:trHeight w:val="287"/>
        </w:trPr>
        <w:tc>
          <w:tcPr>
            <w:tcW w:w="3591" w:type="dxa"/>
            <w:tcBorders>
              <w:top w:val="nil"/>
              <w:left w:val="nil"/>
              <w:bottom w:val="nil"/>
              <w:right w:val="nil"/>
            </w:tcBorders>
            <w:noWrap/>
            <w:vAlign w:val="center"/>
            <w:hideMark/>
          </w:tcPr>
          <w:p w14:paraId="3688300B"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LYMPH</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21A7D862"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2.29(1.55, 3.34)</w:t>
            </w:r>
          </w:p>
        </w:tc>
        <w:tc>
          <w:tcPr>
            <w:tcW w:w="2154" w:type="dxa"/>
            <w:tcBorders>
              <w:top w:val="nil"/>
              <w:left w:val="nil"/>
              <w:bottom w:val="nil"/>
              <w:right w:val="nil"/>
            </w:tcBorders>
            <w:noWrap/>
            <w:vAlign w:val="center"/>
            <w:hideMark/>
          </w:tcPr>
          <w:p w14:paraId="3F24FEE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2.56(1.82, 3.48)</w:t>
            </w:r>
          </w:p>
        </w:tc>
        <w:tc>
          <w:tcPr>
            <w:tcW w:w="964" w:type="dxa"/>
            <w:gridSpan w:val="2"/>
            <w:tcBorders>
              <w:top w:val="nil"/>
              <w:left w:val="nil"/>
              <w:bottom w:val="nil"/>
              <w:right w:val="nil"/>
            </w:tcBorders>
            <w:noWrap/>
            <w:vAlign w:val="center"/>
            <w:hideMark/>
          </w:tcPr>
          <w:p w14:paraId="09536220"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4CD6334A" w14:textId="77777777" w:rsidTr="008A77B3">
        <w:trPr>
          <w:trHeight w:val="287"/>
        </w:trPr>
        <w:tc>
          <w:tcPr>
            <w:tcW w:w="3591" w:type="dxa"/>
            <w:tcBorders>
              <w:top w:val="nil"/>
              <w:left w:val="nil"/>
              <w:bottom w:val="nil"/>
              <w:right w:val="nil"/>
            </w:tcBorders>
            <w:noWrap/>
            <w:vAlign w:val="center"/>
            <w:hideMark/>
          </w:tcPr>
          <w:p w14:paraId="0706E3EB"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Hb</w:t>
            </w:r>
            <w:r w:rsidRPr="00AD7AA0">
              <w:rPr>
                <w:rFonts w:ascii="Times New Roman" w:eastAsia="宋体" w:hAnsi="Times New Roman" w:cs="Times New Roman"/>
                <w:b/>
                <w:bCs/>
                <w:kern w:val="0"/>
                <w:sz w:val="20"/>
                <w:szCs w:val="20"/>
                <w:vertAlign w:val="superscript"/>
                <w14:ligatures w14:val="none"/>
              </w:rPr>
              <w:t>2</w:t>
            </w:r>
          </w:p>
        </w:tc>
        <w:tc>
          <w:tcPr>
            <w:tcW w:w="2154" w:type="dxa"/>
            <w:tcBorders>
              <w:top w:val="nil"/>
              <w:left w:val="nil"/>
              <w:bottom w:val="nil"/>
              <w:right w:val="nil"/>
            </w:tcBorders>
            <w:noWrap/>
            <w:vAlign w:val="center"/>
            <w:hideMark/>
          </w:tcPr>
          <w:p w14:paraId="2E625868"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126.16±10.46</w:t>
            </w:r>
          </w:p>
        </w:tc>
        <w:tc>
          <w:tcPr>
            <w:tcW w:w="2154" w:type="dxa"/>
            <w:tcBorders>
              <w:top w:val="nil"/>
              <w:left w:val="nil"/>
              <w:bottom w:val="nil"/>
              <w:right w:val="nil"/>
            </w:tcBorders>
            <w:noWrap/>
            <w:vAlign w:val="center"/>
            <w:hideMark/>
          </w:tcPr>
          <w:p w14:paraId="0DE663CD"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126.19±10.23</w:t>
            </w:r>
          </w:p>
        </w:tc>
        <w:tc>
          <w:tcPr>
            <w:tcW w:w="964" w:type="dxa"/>
            <w:gridSpan w:val="2"/>
            <w:tcBorders>
              <w:top w:val="nil"/>
              <w:left w:val="nil"/>
              <w:bottom w:val="nil"/>
              <w:right w:val="nil"/>
            </w:tcBorders>
            <w:noWrap/>
            <w:vAlign w:val="center"/>
            <w:hideMark/>
          </w:tcPr>
          <w:p w14:paraId="5A8F770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0.978 </w:t>
            </w:r>
          </w:p>
        </w:tc>
      </w:tr>
      <w:tr w:rsidR="00E736F1" w:rsidRPr="00AD7AA0" w14:paraId="6A314B5E" w14:textId="77777777" w:rsidTr="008A77B3">
        <w:trPr>
          <w:trHeight w:val="287"/>
        </w:trPr>
        <w:tc>
          <w:tcPr>
            <w:tcW w:w="3591" w:type="dxa"/>
            <w:tcBorders>
              <w:top w:val="nil"/>
              <w:left w:val="nil"/>
              <w:bottom w:val="nil"/>
              <w:right w:val="nil"/>
            </w:tcBorders>
            <w:noWrap/>
            <w:vAlign w:val="center"/>
            <w:hideMark/>
          </w:tcPr>
          <w:p w14:paraId="507A7F5D"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PLT</w:t>
            </w:r>
            <w:r w:rsidRPr="00AD7AA0">
              <w:rPr>
                <w:rFonts w:ascii="Times New Roman" w:eastAsia="宋体" w:hAnsi="Times New Roman" w:cs="Times New Roman"/>
                <w:b/>
                <w:bCs/>
                <w:kern w:val="0"/>
                <w:sz w:val="20"/>
                <w:szCs w:val="20"/>
                <w:vertAlign w:val="superscript"/>
                <w14:ligatures w14:val="none"/>
              </w:rPr>
              <w:t>2</w:t>
            </w:r>
          </w:p>
        </w:tc>
        <w:tc>
          <w:tcPr>
            <w:tcW w:w="2154" w:type="dxa"/>
            <w:tcBorders>
              <w:top w:val="nil"/>
              <w:left w:val="nil"/>
              <w:bottom w:val="nil"/>
              <w:right w:val="nil"/>
            </w:tcBorders>
            <w:noWrap/>
            <w:vAlign w:val="center"/>
            <w:hideMark/>
          </w:tcPr>
          <w:p w14:paraId="0674F8B1"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361.73±116.69</w:t>
            </w:r>
          </w:p>
        </w:tc>
        <w:tc>
          <w:tcPr>
            <w:tcW w:w="2154" w:type="dxa"/>
            <w:tcBorders>
              <w:top w:val="nil"/>
              <w:left w:val="nil"/>
              <w:bottom w:val="nil"/>
              <w:right w:val="nil"/>
            </w:tcBorders>
            <w:noWrap/>
            <w:vAlign w:val="center"/>
            <w:hideMark/>
          </w:tcPr>
          <w:p w14:paraId="507552F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345.43±125.99</w:t>
            </w:r>
          </w:p>
        </w:tc>
        <w:tc>
          <w:tcPr>
            <w:tcW w:w="964" w:type="dxa"/>
            <w:gridSpan w:val="2"/>
            <w:tcBorders>
              <w:top w:val="nil"/>
              <w:left w:val="nil"/>
              <w:bottom w:val="nil"/>
              <w:right w:val="nil"/>
            </w:tcBorders>
            <w:noWrap/>
            <w:vAlign w:val="center"/>
            <w:hideMark/>
          </w:tcPr>
          <w:p w14:paraId="3FFD0EE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0.041 </w:t>
            </w:r>
          </w:p>
        </w:tc>
      </w:tr>
      <w:tr w:rsidR="00E736F1" w:rsidRPr="00AD7AA0" w14:paraId="1D6F01AC" w14:textId="77777777" w:rsidTr="008A77B3">
        <w:trPr>
          <w:trHeight w:val="287"/>
        </w:trPr>
        <w:tc>
          <w:tcPr>
            <w:tcW w:w="3591" w:type="dxa"/>
            <w:tcBorders>
              <w:top w:val="nil"/>
              <w:left w:val="nil"/>
              <w:bottom w:val="nil"/>
              <w:right w:val="nil"/>
            </w:tcBorders>
            <w:noWrap/>
            <w:vAlign w:val="center"/>
            <w:hideMark/>
          </w:tcPr>
          <w:p w14:paraId="00254FBC"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ALT</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32709911"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16.00(12.00, 25.00)</w:t>
            </w:r>
          </w:p>
        </w:tc>
        <w:tc>
          <w:tcPr>
            <w:tcW w:w="2154" w:type="dxa"/>
            <w:tcBorders>
              <w:top w:val="nil"/>
              <w:left w:val="nil"/>
              <w:bottom w:val="nil"/>
              <w:right w:val="nil"/>
            </w:tcBorders>
            <w:noWrap/>
            <w:vAlign w:val="center"/>
            <w:hideMark/>
          </w:tcPr>
          <w:p w14:paraId="24ACFCBE"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14.00(11.00, 18.50)</w:t>
            </w:r>
          </w:p>
        </w:tc>
        <w:tc>
          <w:tcPr>
            <w:tcW w:w="964" w:type="dxa"/>
            <w:gridSpan w:val="2"/>
            <w:tcBorders>
              <w:top w:val="nil"/>
              <w:left w:val="nil"/>
              <w:bottom w:val="nil"/>
              <w:right w:val="nil"/>
            </w:tcBorders>
            <w:noWrap/>
            <w:vAlign w:val="center"/>
            <w:hideMark/>
          </w:tcPr>
          <w:p w14:paraId="1B68C58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71928790" w14:textId="77777777" w:rsidTr="008A77B3">
        <w:trPr>
          <w:trHeight w:val="287"/>
        </w:trPr>
        <w:tc>
          <w:tcPr>
            <w:tcW w:w="3591" w:type="dxa"/>
            <w:tcBorders>
              <w:top w:val="nil"/>
              <w:left w:val="nil"/>
              <w:bottom w:val="nil"/>
              <w:right w:val="nil"/>
            </w:tcBorders>
            <w:noWrap/>
            <w:vAlign w:val="center"/>
            <w:hideMark/>
          </w:tcPr>
          <w:p w14:paraId="469FE259"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AST</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7EBB5961"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25.00(20.00, 32.00)</w:t>
            </w:r>
          </w:p>
        </w:tc>
        <w:tc>
          <w:tcPr>
            <w:tcW w:w="2154" w:type="dxa"/>
            <w:tcBorders>
              <w:top w:val="nil"/>
              <w:left w:val="nil"/>
              <w:bottom w:val="nil"/>
              <w:right w:val="nil"/>
            </w:tcBorders>
            <w:noWrap/>
            <w:vAlign w:val="center"/>
            <w:hideMark/>
          </w:tcPr>
          <w:p w14:paraId="7460D16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26.00(21.00, 31.00)</w:t>
            </w:r>
          </w:p>
        </w:tc>
        <w:tc>
          <w:tcPr>
            <w:tcW w:w="964" w:type="dxa"/>
            <w:gridSpan w:val="2"/>
            <w:tcBorders>
              <w:top w:val="nil"/>
              <w:left w:val="nil"/>
              <w:bottom w:val="nil"/>
              <w:right w:val="nil"/>
            </w:tcBorders>
            <w:noWrap/>
            <w:vAlign w:val="center"/>
            <w:hideMark/>
          </w:tcPr>
          <w:p w14:paraId="414E3D4D"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0.242 </w:t>
            </w:r>
          </w:p>
        </w:tc>
      </w:tr>
      <w:tr w:rsidR="00E736F1" w:rsidRPr="00AD7AA0" w14:paraId="5ADAC631" w14:textId="77777777" w:rsidTr="008A77B3">
        <w:trPr>
          <w:trHeight w:val="287"/>
        </w:trPr>
        <w:tc>
          <w:tcPr>
            <w:tcW w:w="3591" w:type="dxa"/>
            <w:tcBorders>
              <w:top w:val="nil"/>
              <w:left w:val="nil"/>
              <w:bottom w:val="nil"/>
              <w:right w:val="nil"/>
            </w:tcBorders>
            <w:noWrap/>
            <w:vAlign w:val="center"/>
            <w:hideMark/>
          </w:tcPr>
          <w:p w14:paraId="1D67A24A"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LDH</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2BC9B7D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328.00(278.00, 430.00)</w:t>
            </w:r>
          </w:p>
        </w:tc>
        <w:tc>
          <w:tcPr>
            <w:tcW w:w="2154" w:type="dxa"/>
            <w:tcBorders>
              <w:top w:val="nil"/>
              <w:left w:val="nil"/>
              <w:bottom w:val="nil"/>
              <w:right w:val="nil"/>
            </w:tcBorders>
            <w:noWrap/>
            <w:vAlign w:val="center"/>
            <w:hideMark/>
          </w:tcPr>
          <w:p w14:paraId="749E8D77"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306.00(268.00, 368.50)</w:t>
            </w:r>
          </w:p>
        </w:tc>
        <w:tc>
          <w:tcPr>
            <w:tcW w:w="964" w:type="dxa"/>
            <w:gridSpan w:val="2"/>
            <w:tcBorders>
              <w:top w:val="nil"/>
              <w:left w:val="nil"/>
              <w:bottom w:val="nil"/>
              <w:right w:val="nil"/>
            </w:tcBorders>
            <w:noWrap/>
            <w:vAlign w:val="center"/>
            <w:hideMark/>
          </w:tcPr>
          <w:p w14:paraId="01A610AF"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61E057A6" w14:textId="77777777" w:rsidTr="008A77B3">
        <w:trPr>
          <w:trHeight w:val="287"/>
        </w:trPr>
        <w:tc>
          <w:tcPr>
            <w:tcW w:w="3591" w:type="dxa"/>
            <w:tcBorders>
              <w:top w:val="nil"/>
              <w:left w:val="nil"/>
              <w:bottom w:val="nil"/>
              <w:right w:val="nil"/>
            </w:tcBorders>
            <w:noWrap/>
            <w:vAlign w:val="center"/>
            <w:hideMark/>
          </w:tcPr>
          <w:p w14:paraId="15F21D9F"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CK</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0467173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55.00(35.00, 90.00)</w:t>
            </w:r>
          </w:p>
        </w:tc>
        <w:tc>
          <w:tcPr>
            <w:tcW w:w="2154" w:type="dxa"/>
            <w:tcBorders>
              <w:top w:val="nil"/>
              <w:left w:val="nil"/>
              <w:bottom w:val="nil"/>
              <w:right w:val="nil"/>
            </w:tcBorders>
            <w:noWrap/>
            <w:vAlign w:val="center"/>
            <w:hideMark/>
          </w:tcPr>
          <w:p w14:paraId="01F219CF"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68.00(47.00, 100.50)</w:t>
            </w:r>
          </w:p>
        </w:tc>
        <w:tc>
          <w:tcPr>
            <w:tcW w:w="964" w:type="dxa"/>
            <w:gridSpan w:val="2"/>
            <w:tcBorders>
              <w:top w:val="nil"/>
              <w:left w:val="nil"/>
              <w:bottom w:val="nil"/>
              <w:right w:val="nil"/>
            </w:tcBorders>
            <w:noWrap/>
            <w:vAlign w:val="center"/>
            <w:hideMark/>
          </w:tcPr>
          <w:p w14:paraId="3FD4CD9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59F5E7EB" w14:textId="77777777" w:rsidTr="008A77B3">
        <w:trPr>
          <w:trHeight w:val="287"/>
        </w:trPr>
        <w:tc>
          <w:tcPr>
            <w:tcW w:w="3591" w:type="dxa"/>
            <w:tcBorders>
              <w:top w:val="nil"/>
              <w:left w:val="nil"/>
              <w:bottom w:val="nil"/>
              <w:right w:val="nil"/>
            </w:tcBorders>
            <w:noWrap/>
            <w:vAlign w:val="center"/>
            <w:hideMark/>
          </w:tcPr>
          <w:p w14:paraId="768F6FD1"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CK-MB</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nil"/>
              <w:right w:val="nil"/>
            </w:tcBorders>
            <w:noWrap/>
            <w:vAlign w:val="center"/>
            <w:hideMark/>
          </w:tcPr>
          <w:p w14:paraId="77C19012"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21.00(17.00, 27.00)</w:t>
            </w:r>
          </w:p>
        </w:tc>
        <w:tc>
          <w:tcPr>
            <w:tcW w:w="2154" w:type="dxa"/>
            <w:tcBorders>
              <w:top w:val="nil"/>
              <w:left w:val="nil"/>
              <w:bottom w:val="nil"/>
              <w:right w:val="nil"/>
            </w:tcBorders>
            <w:noWrap/>
            <w:vAlign w:val="center"/>
            <w:hideMark/>
          </w:tcPr>
          <w:p w14:paraId="57C0F926"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21.00(17.00, 26.00)</w:t>
            </w:r>
          </w:p>
        </w:tc>
        <w:tc>
          <w:tcPr>
            <w:tcW w:w="964" w:type="dxa"/>
            <w:gridSpan w:val="2"/>
            <w:tcBorders>
              <w:top w:val="nil"/>
              <w:left w:val="nil"/>
              <w:bottom w:val="nil"/>
              <w:right w:val="nil"/>
            </w:tcBorders>
            <w:noWrap/>
            <w:vAlign w:val="center"/>
            <w:hideMark/>
          </w:tcPr>
          <w:p w14:paraId="21231553"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0.537 </w:t>
            </w:r>
          </w:p>
        </w:tc>
      </w:tr>
      <w:tr w:rsidR="00E736F1" w:rsidRPr="00AD7AA0" w14:paraId="5CDC52FD" w14:textId="77777777" w:rsidTr="008A77B3">
        <w:trPr>
          <w:trHeight w:val="287"/>
        </w:trPr>
        <w:tc>
          <w:tcPr>
            <w:tcW w:w="3591" w:type="dxa"/>
            <w:tcBorders>
              <w:top w:val="nil"/>
              <w:left w:val="nil"/>
              <w:bottom w:val="nil"/>
              <w:right w:val="nil"/>
            </w:tcBorders>
            <w:noWrap/>
            <w:vAlign w:val="center"/>
            <w:hideMark/>
          </w:tcPr>
          <w:p w14:paraId="49CF093F"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PT</w:t>
            </w:r>
            <w:r w:rsidRPr="00AD7AA0">
              <w:rPr>
                <w:rFonts w:ascii="Times New Roman" w:eastAsia="宋体" w:hAnsi="Times New Roman" w:cs="Times New Roman"/>
                <w:b/>
                <w:bCs/>
                <w:kern w:val="0"/>
                <w:sz w:val="20"/>
                <w:szCs w:val="20"/>
                <w:vertAlign w:val="superscript"/>
                <w14:ligatures w14:val="none"/>
              </w:rPr>
              <w:t>2</w:t>
            </w:r>
          </w:p>
        </w:tc>
        <w:tc>
          <w:tcPr>
            <w:tcW w:w="2154" w:type="dxa"/>
            <w:tcBorders>
              <w:top w:val="nil"/>
              <w:left w:val="nil"/>
              <w:bottom w:val="nil"/>
              <w:right w:val="nil"/>
            </w:tcBorders>
            <w:noWrap/>
            <w:vAlign w:val="center"/>
            <w:hideMark/>
          </w:tcPr>
          <w:p w14:paraId="26A29ECA"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12.15±1.19</w:t>
            </w:r>
          </w:p>
        </w:tc>
        <w:tc>
          <w:tcPr>
            <w:tcW w:w="2154" w:type="dxa"/>
            <w:tcBorders>
              <w:top w:val="nil"/>
              <w:left w:val="nil"/>
              <w:bottom w:val="nil"/>
              <w:right w:val="nil"/>
            </w:tcBorders>
            <w:noWrap/>
            <w:vAlign w:val="center"/>
            <w:hideMark/>
          </w:tcPr>
          <w:p w14:paraId="47B26A3F"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11.97±1.09</w:t>
            </w:r>
          </w:p>
        </w:tc>
        <w:tc>
          <w:tcPr>
            <w:tcW w:w="964" w:type="dxa"/>
            <w:gridSpan w:val="2"/>
            <w:tcBorders>
              <w:top w:val="nil"/>
              <w:left w:val="nil"/>
              <w:bottom w:val="nil"/>
              <w:right w:val="nil"/>
            </w:tcBorders>
            <w:noWrap/>
            <w:vAlign w:val="center"/>
            <w:hideMark/>
          </w:tcPr>
          <w:p w14:paraId="22A2DBF0"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0.026 </w:t>
            </w:r>
          </w:p>
        </w:tc>
      </w:tr>
      <w:tr w:rsidR="00E736F1" w:rsidRPr="00AD7AA0" w14:paraId="022685C5" w14:textId="77777777" w:rsidTr="00BB44BA">
        <w:trPr>
          <w:trHeight w:val="287"/>
        </w:trPr>
        <w:tc>
          <w:tcPr>
            <w:tcW w:w="3591" w:type="dxa"/>
            <w:tcBorders>
              <w:top w:val="nil"/>
              <w:left w:val="nil"/>
              <w:right w:val="nil"/>
            </w:tcBorders>
            <w:noWrap/>
            <w:vAlign w:val="center"/>
            <w:hideMark/>
          </w:tcPr>
          <w:p w14:paraId="0B6894B9"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APTT</w:t>
            </w:r>
            <w:r w:rsidRPr="00AD7AA0">
              <w:rPr>
                <w:rFonts w:ascii="Times New Roman" w:eastAsia="宋体" w:hAnsi="Times New Roman" w:cs="Times New Roman"/>
                <w:b/>
                <w:bCs/>
                <w:kern w:val="0"/>
                <w:sz w:val="20"/>
                <w:szCs w:val="20"/>
                <w:vertAlign w:val="superscript"/>
                <w14:ligatures w14:val="none"/>
              </w:rPr>
              <w:t>2</w:t>
            </w:r>
          </w:p>
        </w:tc>
        <w:tc>
          <w:tcPr>
            <w:tcW w:w="2154" w:type="dxa"/>
            <w:tcBorders>
              <w:top w:val="nil"/>
              <w:left w:val="nil"/>
              <w:right w:val="nil"/>
            </w:tcBorders>
            <w:noWrap/>
            <w:vAlign w:val="center"/>
            <w:hideMark/>
          </w:tcPr>
          <w:p w14:paraId="461E246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31.15±6.06</w:t>
            </w:r>
          </w:p>
        </w:tc>
        <w:tc>
          <w:tcPr>
            <w:tcW w:w="2154" w:type="dxa"/>
            <w:tcBorders>
              <w:top w:val="nil"/>
              <w:left w:val="nil"/>
              <w:right w:val="nil"/>
            </w:tcBorders>
            <w:noWrap/>
            <w:vAlign w:val="center"/>
            <w:hideMark/>
          </w:tcPr>
          <w:p w14:paraId="0D67107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32.05±5.03</w:t>
            </w:r>
          </w:p>
        </w:tc>
        <w:tc>
          <w:tcPr>
            <w:tcW w:w="964" w:type="dxa"/>
            <w:gridSpan w:val="2"/>
            <w:tcBorders>
              <w:top w:val="nil"/>
              <w:left w:val="nil"/>
              <w:right w:val="nil"/>
            </w:tcBorders>
            <w:noWrap/>
            <w:vAlign w:val="center"/>
            <w:hideMark/>
          </w:tcPr>
          <w:p w14:paraId="45EF2335"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 xml:space="preserve">0.025 </w:t>
            </w:r>
          </w:p>
        </w:tc>
      </w:tr>
      <w:tr w:rsidR="00E736F1" w:rsidRPr="00AD7AA0" w14:paraId="40DFD026" w14:textId="77777777" w:rsidTr="00BB44BA">
        <w:trPr>
          <w:trHeight w:val="294"/>
        </w:trPr>
        <w:tc>
          <w:tcPr>
            <w:tcW w:w="3591" w:type="dxa"/>
            <w:tcBorders>
              <w:top w:val="nil"/>
              <w:left w:val="nil"/>
              <w:bottom w:val="single" w:sz="8" w:space="0" w:color="auto"/>
              <w:right w:val="nil"/>
            </w:tcBorders>
            <w:noWrap/>
            <w:vAlign w:val="center"/>
            <w:hideMark/>
          </w:tcPr>
          <w:p w14:paraId="1AE67E0E" w14:textId="77777777" w:rsidR="00E736F1" w:rsidRPr="00AD7AA0" w:rsidRDefault="00E736F1" w:rsidP="008A77B3">
            <w:pPr>
              <w:spacing w:after="0" w:line="240" w:lineRule="auto"/>
              <w:rPr>
                <w:rFonts w:ascii="Times New Roman" w:eastAsia="宋体" w:hAnsi="Times New Roman" w:cs="Times New Roman"/>
                <w:b/>
                <w:bCs/>
                <w:kern w:val="0"/>
                <w:sz w:val="20"/>
                <w:szCs w:val="20"/>
                <w14:ligatures w14:val="none"/>
              </w:rPr>
            </w:pPr>
            <w:r w:rsidRPr="00AD7AA0">
              <w:rPr>
                <w:rFonts w:ascii="Times New Roman" w:eastAsia="宋体" w:hAnsi="Times New Roman" w:cs="Times New Roman"/>
                <w:b/>
                <w:bCs/>
                <w:kern w:val="0"/>
                <w:sz w:val="20"/>
                <w:szCs w:val="20"/>
                <w14:ligatures w14:val="none"/>
              </w:rPr>
              <w:t>D-Dimer</w:t>
            </w:r>
            <w:r w:rsidRPr="00AD7AA0">
              <w:rPr>
                <w:rFonts w:ascii="Times New Roman" w:eastAsia="宋体" w:hAnsi="Times New Roman" w:cs="Times New Roman"/>
                <w:b/>
                <w:bCs/>
                <w:kern w:val="0"/>
                <w:sz w:val="20"/>
                <w:szCs w:val="20"/>
                <w:vertAlign w:val="superscript"/>
                <w14:ligatures w14:val="none"/>
              </w:rPr>
              <w:t>3</w:t>
            </w:r>
          </w:p>
        </w:tc>
        <w:tc>
          <w:tcPr>
            <w:tcW w:w="2154" w:type="dxa"/>
            <w:tcBorders>
              <w:top w:val="nil"/>
              <w:left w:val="nil"/>
              <w:bottom w:val="single" w:sz="8" w:space="0" w:color="auto"/>
              <w:right w:val="nil"/>
            </w:tcBorders>
            <w:noWrap/>
            <w:vAlign w:val="center"/>
            <w:hideMark/>
          </w:tcPr>
          <w:p w14:paraId="177EAE5D"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259.00(169.00, 507.00)</w:t>
            </w:r>
          </w:p>
        </w:tc>
        <w:tc>
          <w:tcPr>
            <w:tcW w:w="2154" w:type="dxa"/>
            <w:tcBorders>
              <w:top w:val="nil"/>
              <w:left w:val="nil"/>
              <w:bottom w:val="single" w:sz="8" w:space="0" w:color="auto"/>
              <w:right w:val="nil"/>
            </w:tcBorders>
            <w:noWrap/>
            <w:vAlign w:val="center"/>
            <w:hideMark/>
          </w:tcPr>
          <w:p w14:paraId="71F3F701"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184.00(137.00, 267.00)</w:t>
            </w:r>
          </w:p>
        </w:tc>
        <w:tc>
          <w:tcPr>
            <w:tcW w:w="964" w:type="dxa"/>
            <w:gridSpan w:val="2"/>
            <w:tcBorders>
              <w:top w:val="nil"/>
              <w:left w:val="nil"/>
              <w:bottom w:val="single" w:sz="8" w:space="0" w:color="auto"/>
              <w:right w:val="nil"/>
            </w:tcBorders>
            <w:noWrap/>
            <w:vAlign w:val="center"/>
            <w:hideMark/>
          </w:tcPr>
          <w:p w14:paraId="3757DDAC" w14:textId="77777777" w:rsidR="00E736F1" w:rsidRPr="00AD7AA0" w:rsidRDefault="00E736F1" w:rsidP="008A77B3">
            <w:pPr>
              <w:spacing w:after="0" w:line="240" w:lineRule="auto"/>
              <w:jc w:val="center"/>
              <w:rPr>
                <w:rFonts w:ascii="Times New Roman" w:eastAsia="宋体" w:hAnsi="Times New Roman" w:cs="Times New Roman"/>
                <w:kern w:val="0"/>
                <w:sz w:val="20"/>
                <w:szCs w:val="20"/>
                <w14:ligatures w14:val="none"/>
              </w:rPr>
            </w:pPr>
            <w:r w:rsidRPr="00AD7AA0">
              <w:rPr>
                <w:rFonts w:ascii="Times New Roman" w:eastAsia="宋体" w:hAnsi="Times New Roman" w:cs="Times New Roman"/>
                <w:kern w:val="0"/>
                <w:sz w:val="20"/>
                <w:szCs w:val="20"/>
                <w14:ligatures w14:val="none"/>
              </w:rPr>
              <w:t>&lt;0.001</w:t>
            </w:r>
          </w:p>
        </w:tc>
      </w:tr>
      <w:tr w:rsidR="00E736F1" w:rsidRPr="00AD7AA0" w14:paraId="0C670AC8" w14:textId="77777777" w:rsidTr="008A77B3">
        <w:trPr>
          <w:gridAfter w:val="1"/>
          <w:wAfter w:w="23" w:type="dxa"/>
          <w:trHeight w:val="2567"/>
        </w:trPr>
        <w:tc>
          <w:tcPr>
            <w:tcW w:w="8840" w:type="dxa"/>
            <w:gridSpan w:val="4"/>
            <w:tcBorders>
              <w:top w:val="single" w:sz="12" w:space="0" w:color="auto"/>
              <w:left w:val="nil"/>
              <w:bottom w:val="nil"/>
              <w:right w:val="nil"/>
            </w:tcBorders>
            <w:hideMark/>
          </w:tcPr>
          <w:p w14:paraId="65411247" w14:textId="77777777" w:rsidR="00E736F1" w:rsidRPr="00AD7AA0" w:rsidRDefault="00E736F1" w:rsidP="008A77B3">
            <w:pPr>
              <w:spacing w:after="0" w:line="240" w:lineRule="auto"/>
              <w:rPr>
                <w:rFonts w:ascii="Times New Roman" w:eastAsia="宋体" w:hAnsi="Times New Roman" w:cs="Times New Roman"/>
                <w:color w:val="000000"/>
                <w:kern w:val="0"/>
                <w:sz w:val="20"/>
                <w:szCs w:val="20"/>
                <w14:ligatures w14:val="none"/>
              </w:rPr>
            </w:pPr>
            <w:r w:rsidRPr="00AD7AA0">
              <w:rPr>
                <w:rFonts w:ascii="Times New Roman" w:eastAsia="宋体" w:hAnsi="Times New Roman" w:cs="Times New Roman"/>
                <w:color w:val="000000"/>
                <w:kern w:val="0"/>
                <w:sz w:val="20"/>
                <w:szCs w:val="20"/>
                <w14:ligatures w14:val="none"/>
              </w:rPr>
              <w:t xml:space="preserve">Normally distributed continuous variables are expressed as mean ± standard deviation, non-normally distributed continuous variables are expressed as median (interquartile range), and categorical variables are presented as counts and proportions. Differences between groups were analyzed using the chi-square test, with </w:t>
            </w:r>
            <w:r w:rsidRPr="00AD7AA0">
              <w:rPr>
                <w:rFonts w:ascii="Times New Roman" w:eastAsia="宋体" w:hAnsi="Times New Roman" w:cs="Times New Roman"/>
                <w:i/>
                <w:iCs/>
                <w:color w:val="000000"/>
                <w:kern w:val="0"/>
                <w:sz w:val="20"/>
                <w:szCs w:val="20"/>
                <w14:ligatures w14:val="none"/>
              </w:rPr>
              <w:t>p</w:t>
            </w:r>
            <w:r w:rsidRPr="00AD7AA0">
              <w:rPr>
                <w:rFonts w:ascii="Times New Roman" w:eastAsia="宋体" w:hAnsi="Times New Roman" w:cs="Times New Roman"/>
                <w:color w:val="000000"/>
                <w:kern w:val="0"/>
                <w:sz w:val="20"/>
                <w:szCs w:val="20"/>
                <w14:ligatures w14:val="none"/>
              </w:rPr>
              <w:t xml:space="preserve"> &lt;</w:t>
            </w:r>
            <w:r w:rsidRPr="00AD7AA0">
              <w:rPr>
                <w:rFonts w:ascii="Times New Roman" w:eastAsia="宋体" w:hAnsi="Times New Roman" w:cs="Times New Roman"/>
                <w:color w:val="008080"/>
                <w:kern w:val="0"/>
                <w:sz w:val="20"/>
                <w:szCs w:val="20"/>
                <w:u w:val="single"/>
                <w14:ligatures w14:val="none"/>
              </w:rPr>
              <w:t>0</w:t>
            </w:r>
            <w:r w:rsidRPr="00AD7AA0">
              <w:rPr>
                <w:rFonts w:ascii="Times New Roman" w:eastAsia="宋体" w:hAnsi="Times New Roman" w:cs="Times New Roman"/>
                <w:color w:val="000000"/>
                <w:kern w:val="0"/>
                <w:sz w:val="20"/>
                <w:szCs w:val="20"/>
                <w14:ligatures w14:val="none"/>
              </w:rPr>
              <w:t xml:space="preserve">.05 considered statistically significant. 1. Welch T-Test. 2. T-Test. 3. Mann-Whitney U-Test. 4. Chi-Square Test. RMPP, refractory </w:t>
            </w:r>
            <w:r w:rsidRPr="00AD7AA0">
              <w:rPr>
                <w:rFonts w:ascii="Times New Roman" w:eastAsia="宋体" w:hAnsi="Times New Roman" w:cs="Times New Roman"/>
                <w:i/>
                <w:iCs/>
                <w:color w:val="000000"/>
                <w:kern w:val="0"/>
                <w:sz w:val="20"/>
                <w:szCs w:val="20"/>
                <w14:ligatures w14:val="none"/>
              </w:rPr>
              <w:t>Mycoplasma pneumoniae</w:t>
            </w:r>
            <w:r w:rsidRPr="00AD7AA0">
              <w:rPr>
                <w:rFonts w:ascii="Times New Roman" w:eastAsia="宋体" w:hAnsi="Times New Roman" w:cs="Times New Roman"/>
                <w:color w:val="000000"/>
                <w:kern w:val="0"/>
                <w:sz w:val="20"/>
                <w:szCs w:val="20"/>
                <w14:ligatures w14:val="none"/>
              </w:rPr>
              <w:t xml:space="preserve"> pneumonia; Non-RMPP, non-refractory </w:t>
            </w:r>
            <w:r w:rsidRPr="00AD7AA0">
              <w:rPr>
                <w:rFonts w:ascii="Times New Roman" w:eastAsia="宋体" w:hAnsi="Times New Roman" w:cs="Times New Roman"/>
                <w:i/>
                <w:iCs/>
                <w:color w:val="000000"/>
                <w:kern w:val="0"/>
                <w:sz w:val="20"/>
                <w:szCs w:val="20"/>
                <w14:ligatures w14:val="none"/>
              </w:rPr>
              <w:t>Mycoplasma pneumoniae</w:t>
            </w:r>
            <w:r w:rsidRPr="00AD7AA0">
              <w:rPr>
                <w:rFonts w:ascii="Times New Roman" w:eastAsia="宋体" w:hAnsi="Times New Roman" w:cs="Times New Roman"/>
                <w:color w:val="000000"/>
                <w:kern w:val="0"/>
                <w:sz w:val="20"/>
                <w:szCs w:val="20"/>
                <w14:ligatures w14:val="none"/>
              </w:rPr>
              <w:t xml:space="preserve"> pneumonia; CRP, C-reactive protein; WBC, white blood cell count; NEUT, neutrophil count; LYMPH, lymphocyte count; Hb, hemoglobin; PLT, platelet count; ALT, alanine aminotransferase; AST, aspartate aminotransferase; LDH, lactate dehydrogenase; CK, creatine kinase; CK-MB, creatine kinase-MB isoenzyme; PT, prothrombin time; APTT, activated partial thromboplastin time.* </w:t>
            </w:r>
            <w:r w:rsidRPr="00AD7AA0">
              <w:rPr>
                <w:rFonts w:ascii="Times New Roman" w:eastAsia="宋体" w:hAnsi="Times New Roman" w:cs="Times New Roman"/>
                <w:i/>
                <w:iCs/>
                <w:color w:val="000000"/>
                <w:kern w:val="0"/>
                <w:sz w:val="20"/>
                <w:szCs w:val="20"/>
                <w14:ligatures w14:val="none"/>
              </w:rPr>
              <w:t>p</w:t>
            </w:r>
            <w:r w:rsidRPr="00AD7AA0">
              <w:rPr>
                <w:rFonts w:ascii="Times New Roman" w:eastAsia="宋体" w:hAnsi="Times New Roman" w:cs="Times New Roman"/>
                <w:color w:val="000000"/>
                <w:kern w:val="0"/>
                <w:sz w:val="20"/>
                <w:szCs w:val="20"/>
                <w14:ligatures w14:val="none"/>
              </w:rPr>
              <w:t xml:space="preserve"> value &lt; 0.05 indicates statistical significance.</w:t>
            </w:r>
          </w:p>
        </w:tc>
      </w:tr>
    </w:tbl>
    <w:p w14:paraId="0492ECF1" w14:textId="77777777" w:rsidR="003107BA" w:rsidRDefault="003A3784">
      <w:pPr>
        <w:tabs>
          <w:tab w:val="left" w:pos="1440"/>
        </w:tabs>
        <w:spacing w:before="160" w:line="480" w:lineRule="auto"/>
        <w:rPr>
          <w:rFonts w:ascii="Times New Roman" w:eastAsia="更纱黑体 SC" w:hAnsi="Times New Roman" w:cs="Times New Roman"/>
          <w:b/>
          <w:bCs/>
        </w:rPr>
      </w:pPr>
      <w:r>
        <w:rPr>
          <w:rFonts w:ascii="Times New Roman" w:eastAsia="更纱黑体 SC" w:hAnsi="Times New Roman" w:cs="Times New Roman"/>
          <w:b/>
          <w:bCs/>
        </w:rPr>
        <w:t>Radiomics Model Construction</w:t>
      </w:r>
    </w:p>
    <w:p w14:paraId="7E902F5C" w14:textId="6B4A1EEF" w:rsidR="00FD5EAD" w:rsidRPr="00EA2A2C" w:rsidRDefault="003A3784" w:rsidP="00EA2A2C">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A total of 1</w:t>
      </w:r>
      <w:r w:rsidR="00304E4C">
        <w:rPr>
          <w:rFonts w:ascii="Times New Roman" w:eastAsia="更纱黑体 SC" w:hAnsi="Times New Roman" w:cs="Times New Roman" w:hint="eastAsia"/>
        </w:rPr>
        <w:t>02</w:t>
      </w:r>
      <w:r>
        <w:rPr>
          <w:rFonts w:ascii="Times New Roman" w:eastAsia="更纱黑体 SC" w:hAnsi="Times New Roman" w:cs="Times New Roman"/>
        </w:rPr>
        <w:t xml:space="preserve"> radiomics features were initially extracted. An additional file shows this in more detail </w:t>
      </w:r>
      <w:r>
        <w:rPr>
          <w:rFonts w:ascii="Times New Roman" w:eastAsia="更纱黑体 SC" w:hAnsi="Times New Roman" w:cs="Times New Roman" w:hint="eastAsia"/>
        </w:rPr>
        <w:t xml:space="preserve">[see in </w:t>
      </w:r>
      <w:r>
        <w:rPr>
          <w:rFonts w:ascii="Times New Roman" w:eastAsia="更纱黑体 SC" w:hAnsi="Times New Roman" w:cs="Times New Roman" w:hint="eastAsia"/>
          <w:b/>
          <w:bCs/>
          <w:i/>
          <w:iCs/>
        </w:rPr>
        <w:t>Additional File 1</w:t>
      </w:r>
      <w:r>
        <w:rPr>
          <w:rFonts w:ascii="Times New Roman" w:eastAsia="更纱黑体 SC" w:hAnsi="Times New Roman" w:cs="Times New Roman" w:hint="eastAsia"/>
        </w:rPr>
        <w:t xml:space="preserve">]. </w:t>
      </w:r>
      <w:r>
        <w:rPr>
          <w:rFonts w:ascii="Times New Roman" w:eastAsia="更纱黑体 SC" w:hAnsi="Times New Roman" w:cs="Times New Roman"/>
        </w:rPr>
        <w:t xml:space="preserve">After preliminary feature selection, the number of features was reduced to </w:t>
      </w:r>
      <w:r w:rsidR="008276DF">
        <w:rPr>
          <w:rFonts w:ascii="Times New Roman" w:eastAsia="更纱黑体 SC" w:hAnsi="Times New Roman" w:cs="Times New Roman" w:hint="eastAsia"/>
        </w:rPr>
        <w:t>3</w:t>
      </w:r>
      <w:r>
        <w:rPr>
          <w:rFonts w:ascii="Times New Roman" w:eastAsia="更纱黑体 SC" w:hAnsi="Times New Roman" w:cs="Times New Roman"/>
        </w:rPr>
        <w:t xml:space="preserve">4, and ultimately </w:t>
      </w:r>
      <w:r w:rsidR="008276DF">
        <w:rPr>
          <w:rFonts w:ascii="Times New Roman" w:eastAsia="更纱黑体 SC" w:hAnsi="Times New Roman" w:cs="Times New Roman" w:hint="eastAsia"/>
        </w:rPr>
        <w:t>ten</w:t>
      </w:r>
      <w:r>
        <w:rPr>
          <w:rFonts w:ascii="Times New Roman" w:eastAsia="更纱黑体 SC" w:hAnsi="Times New Roman" w:cs="Times New Roman"/>
        </w:rPr>
        <w:t xml:space="preserve"> distinct features were selected using the mRMR method. These features were: </w:t>
      </w:r>
      <w:r w:rsidR="00EA2A2C" w:rsidRPr="00EA2A2C">
        <w:rPr>
          <w:rFonts w:ascii="Times New Roman" w:eastAsia="更纱黑体 SC" w:hAnsi="Times New Roman" w:cs="Times New Roman"/>
        </w:rPr>
        <w:t>firstorder_InterquartileRange</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shape2D_MeshSurface</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firstorder_MeanAbsoluteDeviation</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gldm_SmallDependenceHighGrayLevelEmphasis</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glcm_SumEntropy</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firstorder_90Percentile</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firstorder_Entropy</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glcm_ClusterTendency</w:t>
      </w:r>
      <w:r w:rsidR="00EA2A2C">
        <w:rPr>
          <w:rFonts w:ascii="Times New Roman" w:eastAsia="更纱黑体 SC" w:hAnsi="Times New Roman" w:cs="Times New Roman" w:hint="eastAsia"/>
        </w:rPr>
        <w:t xml:space="preserve">, </w:t>
      </w:r>
      <w:r w:rsidR="00EA2A2C" w:rsidRPr="00EA2A2C">
        <w:rPr>
          <w:rFonts w:ascii="Times New Roman" w:eastAsia="更纱黑体 SC" w:hAnsi="Times New Roman" w:cs="Times New Roman"/>
        </w:rPr>
        <w:t>glcm_JointEntropy</w:t>
      </w:r>
      <w:r>
        <w:rPr>
          <w:rFonts w:ascii="Times New Roman" w:eastAsia="更纱黑体 SC" w:hAnsi="Times New Roman" w:cs="Times New Roman"/>
        </w:rPr>
        <w:t>.</w:t>
      </w:r>
    </w:p>
    <w:tbl>
      <w:tblPr>
        <w:tblW w:w="8508" w:type="dxa"/>
        <w:jc w:val="center"/>
        <w:tblLook w:val="04A0" w:firstRow="1" w:lastRow="0" w:firstColumn="1" w:lastColumn="0" w:noHBand="0" w:noVBand="1"/>
      </w:tblPr>
      <w:tblGrid>
        <w:gridCol w:w="1840"/>
        <w:gridCol w:w="1061"/>
        <w:gridCol w:w="1027"/>
        <w:gridCol w:w="1025"/>
        <w:gridCol w:w="1005"/>
        <w:gridCol w:w="776"/>
        <w:gridCol w:w="733"/>
        <w:gridCol w:w="1041"/>
      </w:tblGrid>
      <w:tr w:rsidR="004D49F8" w:rsidRPr="009B74C4" w14:paraId="493C93F8" w14:textId="0320BCA9" w:rsidTr="00AB1378">
        <w:trPr>
          <w:trHeight w:val="354"/>
          <w:jc w:val="center"/>
        </w:trPr>
        <w:tc>
          <w:tcPr>
            <w:tcW w:w="8508" w:type="dxa"/>
            <w:gridSpan w:val="8"/>
            <w:tcBorders>
              <w:bottom w:val="single" w:sz="8" w:space="0" w:color="auto"/>
            </w:tcBorders>
            <w:noWrap/>
            <w:vAlign w:val="center"/>
          </w:tcPr>
          <w:p w14:paraId="19F24AEE" w14:textId="2DD85C49" w:rsidR="004D49F8" w:rsidRPr="009B74C4" w:rsidRDefault="004D49F8" w:rsidP="00AB1378">
            <w:pPr>
              <w:spacing w:after="0" w:line="240" w:lineRule="auto"/>
              <w:jc w:val="both"/>
              <w:rPr>
                <w:rFonts w:ascii="Times New Roman" w:eastAsia="思源宋体" w:hAnsi="Times New Roman" w:cs="Times New Roman"/>
                <w:b/>
                <w:bCs/>
                <w:i/>
                <w:iCs/>
                <w:kern w:val="0"/>
                <w:sz w:val="20"/>
                <w:szCs w:val="20"/>
                <w14:ligatures w14:val="none"/>
              </w:rPr>
            </w:pPr>
            <w:r w:rsidRPr="009B74C4">
              <w:rPr>
                <w:rFonts w:ascii="Times New Roman" w:eastAsia="思源宋体" w:hAnsi="Times New Roman" w:cs="Times New Roman"/>
                <w:b/>
                <w:bCs/>
                <w:i/>
                <w:iCs/>
                <w:kern w:val="0"/>
                <w:sz w:val="20"/>
                <w:szCs w:val="20"/>
                <w14:ligatures w14:val="none"/>
              </w:rPr>
              <w:t>Table 2</w:t>
            </w:r>
            <w:r w:rsidRPr="009B74C4">
              <w:rPr>
                <w:rFonts w:ascii="Times New Roman" w:eastAsia="思源宋体" w:hAnsi="Times New Roman" w:cs="Times New Roman"/>
                <w:b/>
                <w:bCs/>
                <w:kern w:val="0"/>
                <w:sz w:val="20"/>
                <w:szCs w:val="20"/>
                <w14:ligatures w14:val="none"/>
              </w:rPr>
              <w:t xml:space="preserve"> Performance of each model in the t</w:t>
            </w:r>
            <w:commentRangeStart w:id="4"/>
            <w:r w:rsidRPr="009B74C4">
              <w:rPr>
                <w:rFonts w:ascii="Times New Roman" w:eastAsia="思源宋体" w:hAnsi="Times New Roman" w:cs="Times New Roman"/>
                <w:b/>
                <w:bCs/>
                <w:kern w:val="0"/>
                <w:sz w:val="20"/>
                <w:szCs w:val="20"/>
                <w14:ligatures w14:val="none"/>
              </w:rPr>
              <w:t>raining and validation sets.</w:t>
            </w:r>
            <w:commentRangeEnd w:id="4"/>
            <w:r w:rsidRPr="009B74C4">
              <w:rPr>
                <w:rStyle w:val="af6"/>
                <w:rFonts w:ascii="Times New Roman" w:eastAsia="思源宋体" w:hAnsi="Times New Roman" w:cs="Times New Roman"/>
                <w:b/>
                <w:bCs/>
                <w:i/>
                <w:iCs/>
                <w:kern w:val="0"/>
                <w:sz w:val="20"/>
                <w:szCs w:val="20"/>
                <w14:ligatures w14:val="none"/>
              </w:rPr>
              <w:commentReference w:id="4"/>
            </w:r>
          </w:p>
        </w:tc>
      </w:tr>
      <w:tr w:rsidR="009B74C4" w:rsidRPr="009B74C4" w14:paraId="0FF19367" w14:textId="7F315464" w:rsidTr="00314C9D">
        <w:trPr>
          <w:trHeight w:val="354"/>
          <w:jc w:val="center"/>
        </w:trPr>
        <w:tc>
          <w:tcPr>
            <w:tcW w:w="1840" w:type="dxa"/>
            <w:tcBorders>
              <w:top w:val="single" w:sz="8" w:space="0" w:color="auto"/>
              <w:bottom w:val="single" w:sz="4" w:space="0" w:color="auto"/>
            </w:tcBorders>
            <w:noWrap/>
            <w:vAlign w:val="center"/>
          </w:tcPr>
          <w:p w14:paraId="3405725A" w14:textId="77777777" w:rsidR="004D49F8" w:rsidRPr="009B74C4" w:rsidRDefault="004D49F8" w:rsidP="00314C9D">
            <w:pPr>
              <w:spacing w:after="0" w:line="240" w:lineRule="auto"/>
              <w:jc w:val="center"/>
              <w:rPr>
                <w:rFonts w:ascii="Times New Roman" w:eastAsia="宋体" w:hAnsi="Times New Roman" w:cs="Times New Roman"/>
                <w:kern w:val="0"/>
                <w:sz w:val="20"/>
                <w:szCs w:val="20"/>
                <w14:ligatures w14:val="none"/>
              </w:rPr>
            </w:pPr>
          </w:p>
        </w:tc>
        <w:tc>
          <w:tcPr>
            <w:tcW w:w="1061" w:type="dxa"/>
            <w:tcBorders>
              <w:top w:val="single" w:sz="8" w:space="0" w:color="auto"/>
              <w:bottom w:val="single" w:sz="4" w:space="0" w:color="auto"/>
            </w:tcBorders>
            <w:vAlign w:val="center"/>
          </w:tcPr>
          <w:p w14:paraId="5000B7B1" w14:textId="77777777" w:rsidR="004D49F8" w:rsidRPr="009B74C4" w:rsidRDefault="004D49F8" w:rsidP="00314C9D">
            <w:pPr>
              <w:spacing w:after="0" w:line="240" w:lineRule="auto"/>
              <w:jc w:val="center"/>
              <w:rPr>
                <w:rFonts w:ascii="Times New Roman" w:eastAsia="宋体" w:hAnsi="Times New Roman" w:cs="Times New Roman"/>
                <w:kern w:val="0"/>
                <w:sz w:val="20"/>
                <w:szCs w:val="20"/>
                <w14:ligatures w14:val="none"/>
              </w:rPr>
            </w:pPr>
          </w:p>
        </w:tc>
        <w:tc>
          <w:tcPr>
            <w:tcW w:w="1027" w:type="dxa"/>
            <w:tcBorders>
              <w:top w:val="single" w:sz="8" w:space="0" w:color="auto"/>
              <w:bottom w:val="single" w:sz="4" w:space="0" w:color="auto"/>
            </w:tcBorders>
            <w:noWrap/>
            <w:vAlign w:val="center"/>
          </w:tcPr>
          <w:p w14:paraId="4693E8B4"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Accuracy</w:t>
            </w:r>
          </w:p>
        </w:tc>
        <w:tc>
          <w:tcPr>
            <w:tcW w:w="1025" w:type="dxa"/>
            <w:tcBorders>
              <w:top w:val="single" w:sz="8" w:space="0" w:color="auto"/>
              <w:bottom w:val="single" w:sz="4" w:space="0" w:color="auto"/>
            </w:tcBorders>
            <w:noWrap/>
            <w:vAlign w:val="center"/>
          </w:tcPr>
          <w:p w14:paraId="33530E58"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F1 Scores</w:t>
            </w:r>
          </w:p>
        </w:tc>
        <w:tc>
          <w:tcPr>
            <w:tcW w:w="1005" w:type="dxa"/>
            <w:tcBorders>
              <w:top w:val="single" w:sz="8" w:space="0" w:color="auto"/>
              <w:bottom w:val="single" w:sz="4" w:space="0" w:color="auto"/>
            </w:tcBorders>
            <w:noWrap/>
            <w:vAlign w:val="center"/>
          </w:tcPr>
          <w:p w14:paraId="145A0E5A"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Precision</w:t>
            </w:r>
          </w:p>
        </w:tc>
        <w:tc>
          <w:tcPr>
            <w:tcW w:w="776" w:type="dxa"/>
            <w:tcBorders>
              <w:top w:val="single" w:sz="8" w:space="0" w:color="auto"/>
              <w:bottom w:val="single" w:sz="4" w:space="0" w:color="auto"/>
            </w:tcBorders>
            <w:noWrap/>
            <w:vAlign w:val="center"/>
          </w:tcPr>
          <w:p w14:paraId="5DE55801"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Recall</w:t>
            </w:r>
          </w:p>
        </w:tc>
        <w:tc>
          <w:tcPr>
            <w:tcW w:w="733" w:type="dxa"/>
            <w:tcBorders>
              <w:top w:val="single" w:sz="8" w:space="0" w:color="auto"/>
              <w:bottom w:val="single" w:sz="4" w:space="0" w:color="auto"/>
            </w:tcBorders>
            <w:noWrap/>
            <w:vAlign w:val="center"/>
          </w:tcPr>
          <w:p w14:paraId="426DF8E0"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AUC</w:t>
            </w:r>
          </w:p>
        </w:tc>
        <w:tc>
          <w:tcPr>
            <w:tcW w:w="1041" w:type="dxa"/>
            <w:tcBorders>
              <w:top w:val="single" w:sz="8" w:space="0" w:color="auto"/>
              <w:bottom w:val="single" w:sz="4" w:space="0" w:color="auto"/>
            </w:tcBorders>
            <w:vAlign w:val="center"/>
          </w:tcPr>
          <w:p w14:paraId="227F7F8F" w14:textId="108D6CC0"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i/>
                <w:iCs/>
                <w:kern w:val="0"/>
                <w:sz w:val="20"/>
                <w:szCs w:val="20"/>
                <w14:ligatures w14:val="none"/>
              </w:rPr>
              <w:t>p</w:t>
            </w:r>
            <w:r w:rsidRPr="009B74C4">
              <w:rPr>
                <w:rFonts w:ascii="Times New Roman" w:eastAsia="思源宋体" w:hAnsi="Times New Roman" w:cs="Times New Roman"/>
                <w:b/>
                <w:bCs/>
                <w:kern w:val="0"/>
                <w:sz w:val="20"/>
                <w:szCs w:val="20"/>
                <w14:ligatures w14:val="none"/>
              </w:rPr>
              <w:t>-value</w:t>
            </w:r>
          </w:p>
        </w:tc>
      </w:tr>
      <w:tr w:rsidR="009B74C4" w:rsidRPr="009B74C4" w14:paraId="11259659" w14:textId="104D54EA" w:rsidTr="00314C9D">
        <w:trPr>
          <w:trHeight w:val="354"/>
          <w:jc w:val="center"/>
        </w:trPr>
        <w:tc>
          <w:tcPr>
            <w:tcW w:w="1840" w:type="dxa"/>
            <w:vMerge w:val="restart"/>
            <w:tcBorders>
              <w:top w:val="single" w:sz="4" w:space="0" w:color="auto"/>
            </w:tcBorders>
            <w:noWrap/>
            <w:vAlign w:val="center"/>
          </w:tcPr>
          <w:p w14:paraId="41B08AB8"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Logistic Regression</w:t>
            </w:r>
          </w:p>
        </w:tc>
        <w:tc>
          <w:tcPr>
            <w:tcW w:w="1061" w:type="dxa"/>
            <w:tcBorders>
              <w:top w:val="single" w:sz="4" w:space="0" w:color="auto"/>
            </w:tcBorders>
            <w:vAlign w:val="center"/>
          </w:tcPr>
          <w:p w14:paraId="2CC68671"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tcBorders>
              <w:top w:val="single" w:sz="4" w:space="0" w:color="auto"/>
            </w:tcBorders>
            <w:noWrap/>
            <w:vAlign w:val="center"/>
          </w:tcPr>
          <w:p w14:paraId="57206F79" w14:textId="6CECE946"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0.579</w:t>
            </w:r>
          </w:p>
        </w:tc>
        <w:tc>
          <w:tcPr>
            <w:tcW w:w="1025" w:type="dxa"/>
            <w:tcBorders>
              <w:top w:val="single" w:sz="4" w:space="0" w:color="auto"/>
            </w:tcBorders>
            <w:noWrap/>
            <w:vAlign w:val="center"/>
          </w:tcPr>
          <w:p w14:paraId="1261474E" w14:textId="300D8306"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0.634</w:t>
            </w:r>
          </w:p>
        </w:tc>
        <w:tc>
          <w:tcPr>
            <w:tcW w:w="1005" w:type="dxa"/>
            <w:tcBorders>
              <w:top w:val="single" w:sz="4" w:space="0" w:color="auto"/>
            </w:tcBorders>
            <w:noWrap/>
            <w:vAlign w:val="center"/>
          </w:tcPr>
          <w:p w14:paraId="38F946B7" w14:textId="66AEFCBA"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0.697</w:t>
            </w:r>
          </w:p>
        </w:tc>
        <w:tc>
          <w:tcPr>
            <w:tcW w:w="776" w:type="dxa"/>
            <w:tcBorders>
              <w:top w:val="single" w:sz="4" w:space="0" w:color="auto"/>
            </w:tcBorders>
            <w:noWrap/>
            <w:vAlign w:val="center"/>
          </w:tcPr>
          <w:p w14:paraId="4E1AA9FB" w14:textId="5820FB1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0.581</w:t>
            </w:r>
          </w:p>
        </w:tc>
        <w:tc>
          <w:tcPr>
            <w:tcW w:w="733" w:type="dxa"/>
            <w:tcBorders>
              <w:top w:val="single" w:sz="4" w:space="0" w:color="auto"/>
            </w:tcBorders>
            <w:noWrap/>
            <w:vAlign w:val="center"/>
          </w:tcPr>
          <w:p w14:paraId="6FF7D14E" w14:textId="0842B48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0.618</w:t>
            </w:r>
          </w:p>
        </w:tc>
        <w:tc>
          <w:tcPr>
            <w:tcW w:w="1041" w:type="dxa"/>
            <w:tcBorders>
              <w:top w:val="single" w:sz="4" w:space="0" w:color="auto"/>
            </w:tcBorders>
            <w:vAlign w:val="center"/>
          </w:tcPr>
          <w:p w14:paraId="01BF3ED2"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1D739FEB" w14:textId="20D9BF67" w:rsidTr="00314C9D">
        <w:trPr>
          <w:trHeight w:val="354"/>
          <w:jc w:val="center"/>
        </w:trPr>
        <w:tc>
          <w:tcPr>
            <w:tcW w:w="1840" w:type="dxa"/>
            <w:vMerge/>
            <w:noWrap/>
            <w:vAlign w:val="center"/>
          </w:tcPr>
          <w:p w14:paraId="6A05954B"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733D4A97"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116375B9" w14:textId="6C02E77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0.631</w:t>
            </w:r>
          </w:p>
        </w:tc>
        <w:tc>
          <w:tcPr>
            <w:tcW w:w="1025" w:type="dxa"/>
            <w:noWrap/>
            <w:vAlign w:val="center"/>
          </w:tcPr>
          <w:p w14:paraId="2FA7FF38" w14:textId="0071F3D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0.673</w:t>
            </w:r>
          </w:p>
        </w:tc>
        <w:tc>
          <w:tcPr>
            <w:tcW w:w="1005" w:type="dxa"/>
            <w:noWrap/>
            <w:vAlign w:val="center"/>
          </w:tcPr>
          <w:p w14:paraId="5AF6C5FC" w14:textId="19F1210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0.758</w:t>
            </w:r>
          </w:p>
        </w:tc>
        <w:tc>
          <w:tcPr>
            <w:tcW w:w="776" w:type="dxa"/>
            <w:noWrap/>
            <w:vAlign w:val="center"/>
          </w:tcPr>
          <w:p w14:paraId="481628B1" w14:textId="2E96E68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0.605</w:t>
            </w:r>
          </w:p>
        </w:tc>
        <w:tc>
          <w:tcPr>
            <w:tcW w:w="733" w:type="dxa"/>
            <w:noWrap/>
            <w:vAlign w:val="center"/>
          </w:tcPr>
          <w:p w14:paraId="1523E778" w14:textId="740C39F0"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0.675</w:t>
            </w:r>
          </w:p>
        </w:tc>
        <w:tc>
          <w:tcPr>
            <w:tcW w:w="1041" w:type="dxa"/>
            <w:vAlign w:val="center"/>
          </w:tcPr>
          <w:p w14:paraId="5C90A657" w14:textId="14179610"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0.582</w:t>
            </w:r>
          </w:p>
        </w:tc>
      </w:tr>
      <w:tr w:rsidR="009B74C4" w:rsidRPr="009B74C4" w14:paraId="70B420E1" w14:textId="344A32DF" w:rsidTr="00314C9D">
        <w:trPr>
          <w:trHeight w:val="354"/>
          <w:jc w:val="center"/>
        </w:trPr>
        <w:tc>
          <w:tcPr>
            <w:tcW w:w="1840" w:type="dxa"/>
            <w:vMerge w:val="restart"/>
            <w:noWrap/>
            <w:vAlign w:val="center"/>
          </w:tcPr>
          <w:p w14:paraId="77CAAC1F"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Decision Tree</w:t>
            </w:r>
          </w:p>
        </w:tc>
        <w:tc>
          <w:tcPr>
            <w:tcW w:w="1061" w:type="dxa"/>
            <w:vAlign w:val="center"/>
          </w:tcPr>
          <w:p w14:paraId="353A127B"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0FE3BDD8" w14:textId="4B5857D8"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0.573</w:t>
            </w:r>
          </w:p>
        </w:tc>
        <w:tc>
          <w:tcPr>
            <w:tcW w:w="1025" w:type="dxa"/>
            <w:noWrap/>
            <w:vAlign w:val="center"/>
          </w:tcPr>
          <w:p w14:paraId="2EF6D40C" w14:textId="7895E494"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0.544</w:t>
            </w:r>
          </w:p>
        </w:tc>
        <w:tc>
          <w:tcPr>
            <w:tcW w:w="1005" w:type="dxa"/>
            <w:noWrap/>
            <w:vAlign w:val="center"/>
          </w:tcPr>
          <w:p w14:paraId="4E319C43" w14:textId="2066B2F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0.820</w:t>
            </w:r>
          </w:p>
        </w:tc>
        <w:tc>
          <w:tcPr>
            <w:tcW w:w="776" w:type="dxa"/>
            <w:noWrap/>
            <w:vAlign w:val="center"/>
          </w:tcPr>
          <w:p w14:paraId="60449041" w14:textId="7259265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0.407</w:t>
            </w:r>
          </w:p>
        </w:tc>
        <w:tc>
          <w:tcPr>
            <w:tcW w:w="733" w:type="dxa"/>
            <w:noWrap/>
            <w:vAlign w:val="center"/>
          </w:tcPr>
          <w:p w14:paraId="415EE641" w14:textId="7312F403"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0.658</w:t>
            </w:r>
          </w:p>
        </w:tc>
        <w:tc>
          <w:tcPr>
            <w:tcW w:w="1041" w:type="dxa"/>
            <w:vAlign w:val="center"/>
          </w:tcPr>
          <w:p w14:paraId="1D8E51A2"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0D3630DE" w14:textId="77DE654D" w:rsidTr="00314C9D">
        <w:trPr>
          <w:trHeight w:val="354"/>
          <w:jc w:val="center"/>
        </w:trPr>
        <w:tc>
          <w:tcPr>
            <w:tcW w:w="1840" w:type="dxa"/>
            <w:vMerge/>
            <w:noWrap/>
            <w:vAlign w:val="center"/>
          </w:tcPr>
          <w:p w14:paraId="495E4CB3"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41B15DB2"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4C645A5E" w14:textId="52EA005E"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0.545</w:t>
            </w:r>
          </w:p>
        </w:tc>
        <w:tc>
          <w:tcPr>
            <w:tcW w:w="1025" w:type="dxa"/>
            <w:noWrap/>
            <w:vAlign w:val="center"/>
          </w:tcPr>
          <w:p w14:paraId="40EBA6C8" w14:textId="50E19B0E"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0.483</w:t>
            </w:r>
          </w:p>
        </w:tc>
        <w:tc>
          <w:tcPr>
            <w:tcW w:w="1005" w:type="dxa"/>
            <w:noWrap/>
            <w:vAlign w:val="center"/>
          </w:tcPr>
          <w:p w14:paraId="2B6A304F" w14:textId="5BC8C20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0.840</w:t>
            </w:r>
          </w:p>
        </w:tc>
        <w:tc>
          <w:tcPr>
            <w:tcW w:w="776" w:type="dxa"/>
            <w:noWrap/>
            <w:vAlign w:val="center"/>
          </w:tcPr>
          <w:p w14:paraId="23CBFE86" w14:textId="08F7B54E"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0.339</w:t>
            </w:r>
          </w:p>
        </w:tc>
        <w:tc>
          <w:tcPr>
            <w:tcW w:w="733" w:type="dxa"/>
            <w:noWrap/>
            <w:vAlign w:val="center"/>
          </w:tcPr>
          <w:p w14:paraId="63F01A84" w14:textId="0A84327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0.619</w:t>
            </w:r>
          </w:p>
        </w:tc>
        <w:tc>
          <w:tcPr>
            <w:tcW w:w="1041" w:type="dxa"/>
            <w:vAlign w:val="center"/>
          </w:tcPr>
          <w:p w14:paraId="29E136AE" w14:textId="0C90762B"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0.049</w:t>
            </w:r>
          </w:p>
        </w:tc>
      </w:tr>
      <w:tr w:rsidR="009B74C4" w:rsidRPr="009B74C4" w14:paraId="61C71075" w14:textId="3FFB86DB" w:rsidTr="00314C9D">
        <w:trPr>
          <w:trHeight w:val="354"/>
          <w:jc w:val="center"/>
        </w:trPr>
        <w:tc>
          <w:tcPr>
            <w:tcW w:w="1840" w:type="dxa"/>
            <w:vMerge w:val="restart"/>
            <w:noWrap/>
            <w:vAlign w:val="center"/>
          </w:tcPr>
          <w:p w14:paraId="72FD723D"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Random Forest</w:t>
            </w:r>
          </w:p>
        </w:tc>
        <w:tc>
          <w:tcPr>
            <w:tcW w:w="1061" w:type="dxa"/>
            <w:vAlign w:val="center"/>
          </w:tcPr>
          <w:p w14:paraId="001473D8"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2BACC551" w14:textId="572D465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0.688</w:t>
            </w:r>
          </w:p>
        </w:tc>
        <w:tc>
          <w:tcPr>
            <w:tcW w:w="1025" w:type="dxa"/>
            <w:noWrap/>
            <w:vAlign w:val="center"/>
          </w:tcPr>
          <w:p w14:paraId="1E1A6F79" w14:textId="57D5455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0.717</w:t>
            </w:r>
          </w:p>
        </w:tc>
        <w:tc>
          <w:tcPr>
            <w:tcW w:w="1005" w:type="dxa"/>
            <w:noWrap/>
            <w:vAlign w:val="center"/>
          </w:tcPr>
          <w:p w14:paraId="77333B29" w14:textId="11B4EEFE"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0.830</w:t>
            </w:r>
          </w:p>
        </w:tc>
        <w:tc>
          <w:tcPr>
            <w:tcW w:w="776" w:type="dxa"/>
            <w:noWrap/>
            <w:vAlign w:val="center"/>
          </w:tcPr>
          <w:p w14:paraId="03719BAB" w14:textId="15D7E3D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0.632</w:t>
            </w:r>
          </w:p>
        </w:tc>
        <w:tc>
          <w:tcPr>
            <w:tcW w:w="733" w:type="dxa"/>
            <w:noWrap/>
            <w:vAlign w:val="center"/>
          </w:tcPr>
          <w:p w14:paraId="386DA7B1" w14:textId="6A6BBC04"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0.793</w:t>
            </w:r>
          </w:p>
        </w:tc>
        <w:tc>
          <w:tcPr>
            <w:tcW w:w="1041" w:type="dxa"/>
            <w:vAlign w:val="center"/>
          </w:tcPr>
          <w:p w14:paraId="2F714AA3"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5AE6E1B6" w14:textId="28492935" w:rsidTr="00314C9D">
        <w:trPr>
          <w:trHeight w:val="354"/>
          <w:jc w:val="center"/>
        </w:trPr>
        <w:tc>
          <w:tcPr>
            <w:tcW w:w="1840" w:type="dxa"/>
            <w:vMerge/>
            <w:noWrap/>
            <w:vAlign w:val="center"/>
          </w:tcPr>
          <w:p w14:paraId="2CCF4C92"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27B93E61"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089AD1B4" w14:textId="4F157C60"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0.636</w:t>
            </w:r>
          </w:p>
        </w:tc>
        <w:tc>
          <w:tcPr>
            <w:tcW w:w="1025" w:type="dxa"/>
            <w:noWrap/>
            <w:vAlign w:val="center"/>
          </w:tcPr>
          <w:p w14:paraId="366B9E4A" w14:textId="7A564402"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0.657</w:t>
            </w:r>
          </w:p>
        </w:tc>
        <w:tc>
          <w:tcPr>
            <w:tcW w:w="1005" w:type="dxa"/>
            <w:noWrap/>
            <w:vAlign w:val="center"/>
          </w:tcPr>
          <w:p w14:paraId="59A443B0" w14:textId="601A54C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0.802</w:t>
            </w:r>
          </w:p>
        </w:tc>
        <w:tc>
          <w:tcPr>
            <w:tcW w:w="776" w:type="dxa"/>
            <w:noWrap/>
            <w:vAlign w:val="center"/>
          </w:tcPr>
          <w:p w14:paraId="0DC5A9BB" w14:textId="6320139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0.556</w:t>
            </w:r>
          </w:p>
        </w:tc>
        <w:tc>
          <w:tcPr>
            <w:tcW w:w="733" w:type="dxa"/>
            <w:noWrap/>
            <w:vAlign w:val="center"/>
          </w:tcPr>
          <w:p w14:paraId="730D28E6" w14:textId="0D59A85C"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0.672</w:t>
            </w:r>
          </w:p>
        </w:tc>
        <w:tc>
          <w:tcPr>
            <w:tcW w:w="1041" w:type="dxa"/>
            <w:vAlign w:val="center"/>
          </w:tcPr>
          <w:p w14:paraId="19BE8F80" w14:textId="439C8EF0"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0.384</w:t>
            </w:r>
          </w:p>
        </w:tc>
      </w:tr>
      <w:tr w:rsidR="009B74C4" w:rsidRPr="009B74C4" w14:paraId="44711C64" w14:textId="3E93F2A6" w:rsidTr="00314C9D">
        <w:trPr>
          <w:trHeight w:val="354"/>
          <w:jc w:val="center"/>
        </w:trPr>
        <w:tc>
          <w:tcPr>
            <w:tcW w:w="1840" w:type="dxa"/>
            <w:vMerge w:val="restart"/>
            <w:noWrap/>
            <w:vAlign w:val="center"/>
          </w:tcPr>
          <w:p w14:paraId="666DDB28"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MLP</w:t>
            </w:r>
          </w:p>
        </w:tc>
        <w:tc>
          <w:tcPr>
            <w:tcW w:w="1061" w:type="dxa"/>
            <w:vAlign w:val="center"/>
          </w:tcPr>
          <w:p w14:paraId="1F7D77C8"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2B68FCDD" w14:textId="584C20C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0.627</w:t>
            </w:r>
          </w:p>
        </w:tc>
        <w:tc>
          <w:tcPr>
            <w:tcW w:w="1025" w:type="dxa"/>
            <w:noWrap/>
            <w:vAlign w:val="center"/>
          </w:tcPr>
          <w:p w14:paraId="75B96F84" w14:textId="648613EA"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0.749</w:t>
            </w:r>
          </w:p>
        </w:tc>
        <w:tc>
          <w:tcPr>
            <w:tcW w:w="1005" w:type="dxa"/>
            <w:noWrap/>
            <w:vAlign w:val="center"/>
          </w:tcPr>
          <w:p w14:paraId="65F814DC" w14:textId="3274574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0.647</w:t>
            </w:r>
          </w:p>
        </w:tc>
        <w:tc>
          <w:tcPr>
            <w:tcW w:w="776" w:type="dxa"/>
            <w:noWrap/>
            <w:vAlign w:val="center"/>
          </w:tcPr>
          <w:p w14:paraId="79452A23" w14:textId="557F022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0.889</w:t>
            </w:r>
          </w:p>
        </w:tc>
        <w:tc>
          <w:tcPr>
            <w:tcW w:w="733" w:type="dxa"/>
            <w:noWrap/>
            <w:vAlign w:val="center"/>
          </w:tcPr>
          <w:p w14:paraId="6D6E8855" w14:textId="49D2F8E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0.674</w:t>
            </w:r>
          </w:p>
        </w:tc>
        <w:tc>
          <w:tcPr>
            <w:tcW w:w="1041" w:type="dxa"/>
            <w:vAlign w:val="center"/>
          </w:tcPr>
          <w:p w14:paraId="4CD09947"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20C15B02" w14:textId="799523DD" w:rsidTr="00314C9D">
        <w:trPr>
          <w:trHeight w:val="354"/>
          <w:jc w:val="center"/>
        </w:trPr>
        <w:tc>
          <w:tcPr>
            <w:tcW w:w="1840" w:type="dxa"/>
            <w:vMerge/>
            <w:noWrap/>
            <w:vAlign w:val="center"/>
          </w:tcPr>
          <w:p w14:paraId="425AF761"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36D10FEB"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0D5C6F62" w14:textId="46225EE8"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0.646</w:t>
            </w:r>
          </w:p>
        </w:tc>
        <w:tc>
          <w:tcPr>
            <w:tcW w:w="1025" w:type="dxa"/>
            <w:noWrap/>
            <w:vAlign w:val="center"/>
          </w:tcPr>
          <w:p w14:paraId="2E29C13E" w14:textId="21B1CE3A"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0.757</w:t>
            </w:r>
          </w:p>
        </w:tc>
        <w:tc>
          <w:tcPr>
            <w:tcW w:w="1005" w:type="dxa"/>
            <w:noWrap/>
            <w:vAlign w:val="center"/>
          </w:tcPr>
          <w:p w14:paraId="12E73BAC" w14:textId="0B3ED53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0.665</w:t>
            </w:r>
          </w:p>
        </w:tc>
        <w:tc>
          <w:tcPr>
            <w:tcW w:w="776" w:type="dxa"/>
            <w:noWrap/>
            <w:vAlign w:val="center"/>
          </w:tcPr>
          <w:p w14:paraId="4BE8E849" w14:textId="3D0B4EE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0.879</w:t>
            </w:r>
          </w:p>
        </w:tc>
        <w:tc>
          <w:tcPr>
            <w:tcW w:w="733" w:type="dxa"/>
            <w:noWrap/>
            <w:vAlign w:val="center"/>
          </w:tcPr>
          <w:p w14:paraId="41241834" w14:textId="2DA8C9E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0.691</w:t>
            </w:r>
          </w:p>
        </w:tc>
        <w:tc>
          <w:tcPr>
            <w:tcW w:w="1041" w:type="dxa"/>
            <w:vAlign w:val="center"/>
          </w:tcPr>
          <w:p w14:paraId="698DC4C7" w14:textId="3F558B30"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0.825</w:t>
            </w:r>
          </w:p>
        </w:tc>
      </w:tr>
      <w:tr w:rsidR="009B74C4" w:rsidRPr="009B74C4" w14:paraId="5F8E38AE" w14:textId="7EC2EAEB" w:rsidTr="00314C9D">
        <w:trPr>
          <w:trHeight w:val="354"/>
          <w:jc w:val="center"/>
        </w:trPr>
        <w:tc>
          <w:tcPr>
            <w:tcW w:w="1840" w:type="dxa"/>
            <w:vMerge w:val="restart"/>
            <w:noWrap/>
            <w:vAlign w:val="center"/>
          </w:tcPr>
          <w:p w14:paraId="34CD2695"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SVM</w:t>
            </w:r>
          </w:p>
        </w:tc>
        <w:tc>
          <w:tcPr>
            <w:tcW w:w="1061" w:type="dxa"/>
            <w:vAlign w:val="center"/>
          </w:tcPr>
          <w:p w14:paraId="3D4DE737"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70ABEE96" w14:textId="02D02BB3"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0.625</w:t>
            </w:r>
          </w:p>
        </w:tc>
        <w:tc>
          <w:tcPr>
            <w:tcW w:w="1025" w:type="dxa"/>
            <w:noWrap/>
            <w:vAlign w:val="center"/>
          </w:tcPr>
          <w:p w14:paraId="0EECE6E2" w14:textId="51C9E97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0.627</w:t>
            </w:r>
          </w:p>
        </w:tc>
        <w:tc>
          <w:tcPr>
            <w:tcW w:w="1005" w:type="dxa"/>
            <w:noWrap/>
            <w:vAlign w:val="center"/>
          </w:tcPr>
          <w:p w14:paraId="31621F47" w14:textId="7F8B018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0.830</w:t>
            </w:r>
          </w:p>
        </w:tc>
        <w:tc>
          <w:tcPr>
            <w:tcW w:w="776" w:type="dxa"/>
            <w:noWrap/>
            <w:vAlign w:val="center"/>
          </w:tcPr>
          <w:p w14:paraId="1C56C2F5" w14:textId="42F722D3"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0.504</w:t>
            </w:r>
          </w:p>
        </w:tc>
        <w:tc>
          <w:tcPr>
            <w:tcW w:w="733" w:type="dxa"/>
            <w:noWrap/>
            <w:vAlign w:val="center"/>
          </w:tcPr>
          <w:p w14:paraId="4781F484" w14:textId="776F3DA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0.736</w:t>
            </w:r>
          </w:p>
        </w:tc>
        <w:tc>
          <w:tcPr>
            <w:tcW w:w="1041" w:type="dxa"/>
            <w:vAlign w:val="center"/>
          </w:tcPr>
          <w:p w14:paraId="16BB3767"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54FF9C6F" w14:textId="274931FA" w:rsidTr="00314C9D">
        <w:trPr>
          <w:trHeight w:val="354"/>
          <w:jc w:val="center"/>
        </w:trPr>
        <w:tc>
          <w:tcPr>
            <w:tcW w:w="1840" w:type="dxa"/>
            <w:vMerge/>
            <w:noWrap/>
            <w:vAlign w:val="center"/>
          </w:tcPr>
          <w:p w14:paraId="6E21450C"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0D62D566"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23A15D3C" w14:textId="793EC592"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0.606</w:t>
            </w:r>
          </w:p>
        </w:tc>
        <w:tc>
          <w:tcPr>
            <w:tcW w:w="1025" w:type="dxa"/>
            <w:noWrap/>
            <w:vAlign w:val="center"/>
          </w:tcPr>
          <w:p w14:paraId="00827C99" w14:textId="25F3537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0.606</w:t>
            </w:r>
          </w:p>
        </w:tc>
        <w:tc>
          <w:tcPr>
            <w:tcW w:w="1005" w:type="dxa"/>
            <w:noWrap/>
            <w:vAlign w:val="center"/>
          </w:tcPr>
          <w:p w14:paraId="28F2BD18" w14:textId="0300B4E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0.811</w:t>
            </w:r>
          </w:p>
        </w:tc>
        <w:tc>
          <w:tcPr>
            <w:tcW w:w="776" w:type="dxa"/>
            <w:noWrap/>
            <w:vAlign w:val="center"/>
          </w:tcPr>
          <w:p w14:paraId="034D0E73" w14:textId="5030FFD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0.484</w:t>
            </w:r>
          </w:p>
        </w:tc>
        <w:tc>
          <w:tcPr>
            <w:tcW w:w="733" w:type="dxa"/>
            <w:noWrap/>
            <w:vAlign w:val="center"/>
          </w:tcPr>
          <w:p w14:paraId="3E3010C1" w14:textId="1B73481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0.697</w:t>
            </w:r>
          </w:p>
        </w:tc>
        <w:tc>
          <w:tcPr>
            <w:tcW w:w="1041" w:type="dxa"/>
            <w:vAlign w:val="center"/>
          </w:tcPr>
          <w:p w14:paraId="3E0F0934" w14:textId="30A19FE2"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Reference</w:t>
            </w:r>
          </w:p>
        </w:tc>
      </w:tr>
      <w:tr w:rsidR="009B74C4" w:rsidRPr="009B74C4" w14:paraId="10CA2153" w14:textId="61E0F15F" w:rsidTr="00314C9D">
        <w:trPr>
          <w:trHeight w:val="354"/>
          <w:jc w:val="center"/>
        </w:trPr>
        <w:tc>
          <w:tcPr>
            <w:tcW w:w="1840" w:type="dxa"/>
            <w:vMerge w:val="restart"/>
            <w:noWrap/>
            <w:vAlign w:val="center"/>
          </w:tcPr>
          <w:p w14:paraId="6D213F17"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XGBoost</w:t>
            </w:r>
          </w:p>
        </w:tc>
        <w:tc>
          <w:tcPr>
            <w:tcW w:w="1061" w:type="dxa"/>
            <w:vAlign w:val="center"/>
          </w:tcPr>
          <w:p w14:paraId="2F7E3D5B"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1904AA65" w14:textId="087D50B0"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0.658</w:t>
            </w:r>
          </w:p>
        </w:tc>
        <w:tc>
          <w:tcPr>
            <w:tcW w:w="1025" w:type="dxa"/>
            <w:noWrap/>
            <w:vAlign w:val="center"/>
          </w:tcPr>
          <w:p w14:paraId="6309B277" w14:textId="25F2EFE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0.675</w:t>
            </w:r>
          </w:p>
        </w:tc>
        <w:tc>
          <w:tcPr>
            <w:tcW w:w="1005" w:type="dxa"/>
            <w:noWrap/>
            <w:vAlign w:val="center"/>
          </w:tcPr>
          <w:p w14:paraId="06106DE7" w14:textId="6EDDD774"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0.831</w:t>
            </w:r>
          </w:p>
        </w:tc>
        <w:tc>
          <w:tcPr>
            <w:tcW w:w="776" w:type="dxa"/>
            <w:noWrap/>
            <w:vAlign w:val="center"/>
          </w:tcPr>
          <w:p w14:paraId="3F54F542" w14:textId="305F9B58"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0.569</w:t>
            </w:r>
          </w:p>
        </w:tc>
        <w:tc>
          <w:tcPr>
            <w:tcW w:w="733" w:type="dxa"/>
            <w:noWrap/>
            <w:vAlign w:val="center"/>
          </w:tcPr>
          <w:p w14:paraId="3951C39D" w14:textId="03F00BF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0.763</w:t>
            </w:r>
          </w:p>
        </w:tc>
        <w:tc>
          <w:tcPr>
            <w:tcW w:w="1041" w:type="dxa"/>
            <w:vAlign w:val="center"/>
          </w:tcPr>
          <w:p w14:paraId="0D98AF6B"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0402B73B" w14:textId="358E508C" w:rsidTr="00314C9D">
        <w:trPr>
          <w:trHeight w:val="354"/>
          <w:jc w:val="center"/>
        </w:trPr>
        <w:tc>
          <w:tcPr>
            <w:tcW w:w="1840" w:type="dxa"/>
            <w:vMerge/>
            <w:noWrap/>
            <w:vAlign w:val="center"/>
          </w:tcPr>
          <w:p w14:paraId="356D24FA"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37304AA9"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52AD05F1" w14:textId="6E4E320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0.616</w:t>
            </w:r>
          </w:p>
        </w:tc>
        <w:tc>
          <w:tcPr>
            <w:tcW w:w="1025" w:type="dxa"/>
            <w:noWrap/>
            <w:vAlign w:val="center"/>
          </w:tcPr>
          <w:p w14:paraId="52C9D281" w14:textId="19C262D8"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0.616</w:t>
            </w:r>
          </w:p>
        </w:tc>
        <w:tc>
          <w:tcPr>
            <w:tcW w:w="1005" w:type="dxa"/>
            <w:noWrap/>
            <w:vAlign w:val="center"/>
          </w:tcPr>
          <w:p w14:paraId="239D848B" w14:textId="08482F7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0.824</w:t>
            </w:r>
          </w:p>
        </w:tc>
        <w:tc>
          <w:tcPr>
            <w:tcW w:w="776" w:type="dxa"/>
            <w:noWrap/>
            <w:vAlign w:val="center"/>
          </w:tcPr>
          <w:p w14:paraId="6CF28EA0" w14:textId="6637918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0.492</w:t>
            </w:r>
          </w:p>
        </w:tc>
        <w:tc>
          <w:tcPr>
            <w:tcW w:w="733" w:type="dxa"/>
            <w:noWrap/>
            <w:vAlign w:val="center"/>
          </w:tcPr>
          <w:p w14:paraId="305690EE" w14:textId="4BFFDE31"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0.684</w:t>
            </w:r>
          </w:p>
        </w:tc>
        <w:tc>
          <w:tcPr>
            <w:tcW w:w="1041" w:type="dxa"/>
            <w:vAlign w:val="center"/>
          </w:tcPr>
          <w:p w14:paraId="2FB4D8F0" w14:textId="31FBDF49"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0.632</w:t>
            </w:r>
          </w:p>
        </w:tc>
      </w:tr>
      <w:tr w:rsidR="009B74C4" w:rsidRPr="009B74C4" w14:paraId="54523A46" w14:textId="47F32D01" w:rsidTr="00314C9D">
        <w:trPr>
          <w:trHeight w:val="354"/>
          <w:jc w:val="center"/>
        </w:trPr>
        <w:tc>
          <w:tcPr>
            <w:tcW w:w="1840" w:type="dxa"/>
            <w:vMerge w:val="restart"/>
            <w:noWrap/>
            <w:vAlign w:val="center"/>
          </w:tcPr>
          <w:p w14:paraId="773C11D2"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LightGBM</w:t>
            </w:r>
          </w:p>
        </w:tc>
        <w:tc>
          <w:tcPr>
            <w:tcW w:w="1061" w:type="dxa"/>
            <w:vAlign w:val="center"/>
          </w:tcPr>
          <w:p w14:paraId="568498C1"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37E4FA82" w14:textId="0A2F217E"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0.759</w:t>
            </w:r>
          </w:p>
        </w:tc>
        <w:tc>
          <w:tcPr>
            <w:tcW w:w="1025" w:type="dxa"/>
            <w:noWrap/>
            <w:vAlign w:val="center"/>
          </w:tcPr>
          <w:p w14:paraId="666B1142" w14:textId="0D48273B"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0.788</w:t>
            </w:r>
          </w:p>
        </w:tc>
        <w:tc>
          <w:tcPr>
            <w:tcW w:w="1005" w:type="dxa"/>
            <w:noWrap/>
            <w:vAlign w:val="center"/>
          </w:tcPr>
          <w:p w14:paraId="34820E7C" w14:textId="6F18E703"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0.878</w:t>
            </w:r>
          </w:p>
        </w:tc>
        <w:tc>
          <w:tcPr>
            <w:tcW w:w="776" w:type="dxa"/>
            <w:noWrap/>
            <w:vAlign w:val="center"/>
          </w:tcPr>
          <w:p w14:paraId="7C726809" w14:textId="6467521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0.715</w:t>
            </w:r>
          </w:p>
        </w:tc>
        <w:tc>
          <w:tcPr>
            <w:tcW w:w="733" w:type="dxa"/>
            <w:noWrap/>
            <w:vAlign w:val="center"/>
          </w:tcPr>
          <w:p w14:paraId="4C0E1BED" w14:textId="2B01B383"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0.852</w:t>
            </w:r>
          </w:p>
        </w:tc>
        <w:tc>
          <w:tcPr>
            <w:tcW w:w="1041" w:type="dxa"/>
            <w:vAlign w:val="center"/>
          </w:tcPr>
          <w:p w14:paraId="57125395"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34119248" w14:textId="751D5B42" w:rsidTr="00314C9D">
        <w:trPr>
          <w:trHeight w:val="354"/>
          <w:jc w:val="center"/>
        </w:trPr>
        <w:tc>
          <w:tcPr>
            <w:tcW w:w="1840" w:type="dxa"/>
            <w:vMerge/>
            <w:noWrap/>
            <w:vAlign w:val="center"/>
          </w:tcPr>
          <w:p w14:paraId="71926DD6"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198CA5DA"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43C36075" w14:textId="5807E5E5"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0.636</w:t>
            </w:r>
          </w:p>
        </w:tc>
        <w:tc>
          <w:tcPr>
            <w:tcW w:w="1025" w:type="dxa"/>
            <w:noWrap/>
            <w:vAlign w:val="center"/>
          </w:tcPr>
          <w:p w14:paraId="39582E30" w14:textId="498E684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0.670</w:t>
            </w:r>
          </w:p>
        </w:tc>
        <w:tc>
          <w:tcPr>
            <w:tcW w:w="1005" w:type="dxa"/>
            <w:noWrap/>
            <w:vAlign w:val="center"/>
          </w:tcPr>
          <w:p w14:paraId="06F0BE6F" w14:textId="0DF854B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0.777</w:t>
            </w:r>
          </w:p>
        </w:tc>
        <w:tc>
          <w:tcPr>
            <w:tcW w:w="776" w:type="dxa"/>
            <w:noWrap/>
            <w:vAlign w:val="center"/>
          </w:tcPr>
          <w:p w14:paraId="5CC65761" w14:textId="0876C26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0.589</w:t>
            </w:r>
          </w:p>
        </w:tc>
        <w:tc>
          <w:tcPr>
            <w:tcW w:w="733" w:type="dxa"/>
            <w:noWrap/>
            <w:vAlign w:val="center"/>
          </w:tcPr>
          <w:p w14:paraId="401300C6" w14:textId="56306D24"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0.666</w:t>
            </w:r>
          </w:p>
        </w:tc>
        <w:tc>
          <w:tcPr>
            <w:tcW w:w="1041" w:type="dxa"/>
            <w:vAlign w:val="center"/>
          </w:tcPr>
          <w:p w14:paraId="0242F4E8" w14:textId="1AD7D885"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0.255</w:t>
            </w:r>
          </w:p>
        </w:tc>
      </w:tr>
      <w:tr w:rsidR="009B74C4" w:rsidRPr="009B74C4" w14:paraId="3705058F" w14:textId="5DBA1A8F" w:rsidTr="00314C9D">
        <w:trPr>
          <w:trHeight w:val="354"/>
          <w:jc w:val="center"/>
        </w:trPr>
        <w:tc>
          <w:tcPr>
            <w:tcW w:w="1840" w:type="dxa"/>
            <w:vMerge w:val="restart"/>
            <w:noWrap/>
            <w:vAlign w:val="center"/>
          </w:tcPr>
          <w:p w14:paraId="2125B2A5"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GaussianNB</w:t>
            </w:r>
          </w:p>
        </w:tc>
        <w:tc>
          <w:tcPr>
            <w:tcW w:w="1061" w:type="dxa"/>
            <w:vAlign w:val="center"/>
          </w:tcPr>
          <w:p w14:paraId="3E43194A"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2F2E1250" w14:textId="653DE282"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0.564</w:t>
            </w:r>
          </w:p>
        </w:tc>
        <w:tc>
          <w:tcPr>
            <w:tcW w:w="1025" w:type="dxa"/>
            <w:noWrap/>
            <w:vAlign w:val="center"/>
          </w:tcPr>
          <w:p w14:paraId="15814628" w14:textId="1251DD82"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0.589</w:t>
            </w:r>
          </w:p>
        </w:tc>
        <w:tc>
          <w:tcPr>
            <w:tcW w:w="1005" w:type="dxa"/>
            <w:noWrap/>
            <w:vAlign w:val="center"/>
          </w:tcPr>
          <w:p w14:paraId="1B6D1DC3" w14:textId="74130F6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0.719</w:t>
            </w:r>
          </w:p>
        </w:tc>
        <w:tc>
          <w:tcPr>
            <w:tcW w:w="776" w:type="dxa"/>
            <w:noWrap/>
            <w:vAlign w:val="center"/>
          </w:tcPr>
          <w:p w14:paraId="441B8247" w14:textId="3692059A"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0.498</w:t>
            </w:r>
          </w:p>
        </w:tc>
        <w:tc>
          <w:tcPr>
            <w:tcW w:w="733" w:type="dxa"/>
            <w:noWrap/>
            <w:vAlign w:val="center"/>
          </w:tcPr>
          <w:p w14:paraId="6E61BFB9" w14:textId="2B41B346"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0.605</w:t>
            </w:r>
          </w:p>
        </w:tc>
        <w:tc>
          <w:tcPr>
            <w:tcW w:w="1041" w:type="dxa"/>
            <w:vAlign w:val="center"/>
          </w:tcPr>
          <w:p w14:paraId="4799B538"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7F2CCBF7" w14:textId="6ECA0AF2" w:rsidTr="00314C9D">
        <w:trPr>
          <w:trHeight w:val="354"/>
          <w:jc w:val="center"/>
        </w:trPr>
        <w:tc>
          <w:tcPr>
            <w:tcW w:w="1840" w:type="dxa"/>
            <w:vMerge/>
            <w:noWrap/>
            <w:vAlign w:val="center"/>
          </w:tcPr>
          <w:p w14:paraId="56B30169"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vAlign w:val="center"/>
          </w:tcPr>
          <w:p w14:paraId="2C49F768"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noWrap/>
            <w:vAlign w:val="center"/>
          </w:tcPr>
          <w:p w14:paraId="2CA51797" w14:textId="6CA8C0B6"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0.571</w:t>
            </w:r>
          </w:p>
        </w:tc>
        <w:tc>
          <w:tcPr>
            <w:tcW w:w="1025" w:type="dxa"/>
            <w:noWrap/>
            <w:vAlign w:val="center"/>
          </w:tcPr>
          <w:p w14:paraId="5486C848" w14:textId="18E76EEA"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0.573</w:t>
            </w:r>
          </w:p>
        </w:tc>
        <w:tc>
          <w:tcPr>
            <w:tcW w:w="1005" w:type="dxa"/>
            <w:noWrap/>
            <w:vAlign w:val="center"/>
          </w:tcPr>
          <w:p w14:paraId="51BE567C" w14:textId="12D566AC"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0.760</w:t>
            </w:r>
          </w:p>
        </w:tc>
        <w:tc>
          <w:tcPr>
            <w:tcW w:w="776" w:type="dxa"/>
            <w:noWrap/>
            <w:vAlign w:val="center"/>
          </w:tcPr>
          <w:p w14:paraId="0E08B535" w14:textId="206109F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0.460</w:t>
            </w:r>
          </w:p>
        </w:tc>
        <w:tc>
          <w:tcPr>
            <w:tcW w:w="733" w:type="dxa"/>
            <w:noWrap/>
            <w:vAlign w:val="center"/>
          </w:tcPr>
          <w:p w14:paraId="7F1C63C7" w14:textId="54F14CC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0.655</w:t>
            </w:r>
          </w:p>
        </w:tc>
        <w:tc>
          <w:tcPr>
            <w:tcW w:w="1041" w:type="dxa"/>
            <w:vAlign w:val="center"/>
          </w:tcPr>
          <w:p w14:paraId="5812CB71" w14:textId="481C914B"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0.300</w:t>
            </w:r>
          </w:p>
        </w:tc>
      </w:tr>
      <w:tr w:rsidR="009B74C4" w:rsidRPr="009B74C4" w14:paraId="08D447B0" w14:textId="64138CAF" w:rsidTr="00314C9D">
        <w:trPr>
          <w:trHeight w:val="354"/>
          <w:jc w:val="center"/>
        </w:trPr>
        <w:tc>
          <w:tcPr>
            <w:tcW w:w="1840" w:type="dxa"/>
            <w:vMerge w:val="restart"/>
            <w:noWrap/>
            <w:vAlign w:val="center"/>
          </w:tcPr>
          <w:p w14:paraId="7499BA8A"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eastAsia="思源宋体" w:hAnsi="Times New Roman" w:cs="Times New Roman"/>
                <w:b/>
                <w:bCs/>
                <w:kern w:val="0"/>
                <w:sz w:val="20"/>
                <w:szCs w:val="20"/>
                <w14:ligatures w14:val="none"/>
              </w:rPr>
              <w:t>KNN</w:t>
            </w:r>
          </w:p>
        </w:tc>
        <w:tc>
          <w:tcPr>
            <w:tcW w:w="1061" w:type="dxa"/>
            <w:vAlign w:val="center"/>
          </w:tcPr>
          <w:p w14:paraId="48962B0E"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Train</w:t>
            </w:r>
          </w:p>
        </w:tc>
        <w:tc>
          <w:tcPr>
            <w:tcW w:w="1027" w:type="dxa"/>
            <w:noWrap/>
            <w:vAlign w:val="center"/>
          </w:tcPr>
          <w:p w14:paraId="43FE99B8" w14:textId="692E6340"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0.691</w:t>
            </w:r>
          </w:p>
        </w:tc>
        <w:tc>
          <w:tcPr>
            <w:tcW w:w="1025" w:type="dxa"/>
            <w:noWrap/>
            <w:vAlign w:val="center"/>
          </w:tcPr>
          <w:p w14:paraId="195BF553" w14:textId="7BEFA473"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0.773</w:t>
            </w:r>
          </w:p>
        </w:tc>
        <w:tc>
          <w:tcPr>
            <w:tcW w:w="1005" w:type="dxa"/>
            <w:noWrap/>
            <w:vAlign w:val="center"/>
          </w:tcPr>
          <w:p w14:paraId="77DF1D95" w14:textId="09D81A2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0.715</w:t>
            </w:r>
          </w:p>
        </w:tc>
        <w:tc>
          <w:tcPr>
            <w:tcW w:w="776" w:type="dxa"/>
            <w:noWrap/>
            <w:vAlign w:val="center"/>
          </w:tcPr>
          <w:p w14:paraId="457ED251" w14:textId="7E4B998E"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0.842</w:t>
            </w:r>
          </w:p>
        </w:tc>
        <w:tc>
          <w:tcPr>
            <w:tcW w:w="733" w:type="dxa"/>
            <w:noWrap/>
            <w:vAlign w:val="center"/>
          </w:tcPr>
          <w:p w14:paraId="2D574A90" w14:textId="2E3F5A22"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0.733</w:t>
            </w:r>
          </w:p>
        </w:tc>
        <w:tc>
          <w:tcPr>
            <w:tcW w:w="1041" w:type="dxa"/>
            <w:vAlign w:val="center"/>
          </w:tcPr>
          <w:p w14:paraId="5D08FF39"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r>
      <w:tr w:rsidR="009B74C4" w:rsidRPr="009B74C4" w14:paraId="74BFA5DE" w14:textId="3D340BE4" w:rsidTr="00314C9D">
        <w:trPr>
          <w:trHeight w:val="354"/>
          <w:jc w:val="center"/>
        </w:trPr>
        <w:tc>
          <w:tcPr>
            <w:tcW w:w="1840" w:type="dxa"/>
            <w:vMerge/>
            <w:tcBorders>
              <w:bottom w:val="single" w:sz="8" w:space="0" w:color="auto"/>
            </w:tcBorders>
            <w:noWrap/>
            <w:vAlign w:val="center"/>
          </w:tcPr>
          <w:p w14:paraId="52CEE874" w14:textId="77777777"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p>
        </w:tc>
        <w:tc>
          <w:tcPr>
            <w:tcW w:w="1061" w:type="dxa"/>
            <w:tcBorders>
              <w:bottom w:val="single" w:sz="8" w:space="0" w:color="auto"/>
            </w:tcBorders>
            <w:vAlign w:val="center"/>
          </w:tcPr>
          <w:p w14:paraId="66B888D9" w14:textId="77777777"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eastAsia="思源宋体" w:hAnsi="Times New Roman" w:cs="Times New Roman"/>
                <w:kern w:val="0"/>
                <w:sz w:val="20"/>
                <w:szCs w:val="20"/>
                <w14:ligatures w14:val="none"/>
              </w:rPr>
              <w:t>Validation</w:t>
            </w:r>
          </w:p>
        </w:tc>
        <w:tc>
          <w:tcPr>
            <w:tcW w:w="1027" w:type="dxa"/>
            <w:tcBorders>
              <w:bottom w:val="single" w:sz="8" w:space="0" w:color="auto"/>
            </w:tcBorders>
            <w:noWrap/>
            <w:vAlign w:val="center"/>
          </w:tcPr>
          <w:p w14:paraId="5066DD73" w14:textId="5344F989"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0.611</w:t>
            </w:r>
          </w:p>
        </w:tc>
        <w:tc>
          <w:tcPr>
            <w:tcW w:w="1025" w:type="dxa"/>
            <w:tcBorders>
              <w:bottom w:val="single" w:sz="8" w:space="0" w:color="auto"/>
            </w:tcBorders>
            <w:noWrap/>
            <w:vAlign w:val="center"/>
          </w:tcPr>
          <w:p w14:paraId="154A5ED8" w14:textId="005EBC90"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0.724</w:t>
            </w:r>
          </w:p>
        </w:tc>
        <w:tc>
          <w:tcPr>
            <w:tcW w:w="1005" w:type="dxa"/>
            <w:tcBorders>
              <w:bottom w:val="single" w:sz="8" w:space="0" w:color="auto"/>
            </w:tcBorders>
            <w:noWrap/>
            <w:vAlign w:val="center"/>
          </w:tcPr>
          <w:p w14:paraId="612544AE" w14:textId="09C43BAD"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0.652</w:t>
            </w:r>
          </w:p>
        </w:tc>
        <w:tc>
          <w:tcPr>
            <w:tcW w:w="776" w:type="dxa"/>
            <w:tcBorders>
              <w:bottom w:val="single" w:sz="8" w:space="0" w:color="auto"/>
            </w:tcBorders>
            <w:noWrap/>
            <w:vAlign w:val="center"/>
          </w:tcPr>
          <w:p w14:paraId="6DC8BA99" w14:textId="434C1748"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0.815</w:t>
            </w:r>
          </w:p>
        </w:tc>
        <w:tc>
          <w:tcPr>
            <w:tcW w:w="733" w:type="dxa"/>
            <w:tcBorders>
              <w:bottom w:val="single" w:sz="8" w:space="0" w:color="auto"/>
            </w:tcBorders>
            <w:noWrap/>
            <w:vAlign w:val="center"/>
          </w:tcPr>
          <w:p w14:paraId="48AB754B" w14:textId="21DF6C5F" w:rsidR="004D49F8" w:rsidRPr="009B74C4" w:rsidRDefault="004D49F8" w:rsidP="00314C9D">
            <w:pPr>
              <w:spacing w:after="0" w:line="240" w:lineRule="auto"/>
              <w:jc w:val="center"/>
              <w:rPr>
                <w:rFonts w:ascii="Times New Roman" w:eastAsia="思源宋体" w:hAnsi="Times New Roman" w:cs="Times New Roman"/>
                <w:kern w:val="0"/>
                <w:sz w:val="20"/>
                <w:szCs w:val="20"/>
                <w14:ligatures w14:val="none"/>
              </w:rPr>
            </w:pPr>
            <w:r w:rsidRPr="009B74C4">
              <w:rPr>
                <w:rFonts w:ascii="Times New Roman" w:hAnsi="Times New Roman" w:cs="Times New Roman"/>
                <w:sz w:val="20"/>
                <w:szCs w:val="20"/>
              </w:rPr>
              <w:t>0.613</w:t>
            </w:r>
          </w:p>
        </w:tc>
        <w:tc>
          <w:tcPr>
            <w:tcW w:w="1041" w:type="dxa"/>
            <w:tcBorders>
              <w:bottom w:val="single" w:sz="8" w:space="0" w:color="auto"/>
            </w:tcBorders>
            <w:vAlign w:val="center"/>
          </w:tcPr>
          <w:p w14:paraId="10B91009" w14:textId="134D3A74" w:rsidR="004D49F8" w:rsidRPr="009B74C4" w:rsidRDefault="004D49F8" w:rsidP="00314C9D">
            <w:pPr>
              <w:spacing w:after="0" w:line="240" w:lineRule="auto"/>
              <w:jc w:val="center"/>
              <w:rPr>
                <w:rFonts w:ascii="Times New Roman" w:eastAsia="思源宋体" w:hAnsi="Times New Roman" w:cs="Times New Roman"/>
                <w:b/>
                <w:bCs/>
                <w:kern w:val="0"/>
                <w:sz w:val="20"/>
                <w:szCs w:val="20"/>
                <w14:ligatures w14:val="none"/>
              </w:rPr>
            </w:pPr>
            <w:r w:rsidRPr="009B74C4">
              <w:rPr>
                <w:rFonts w:ascii="Times New Roman" w:hAnsi="Times New Roman" w:cs="Times New Roman"/>
                <w:sz w:val="20"/>
                <w:szCs w:val="20"/>
              </w:rPr>
              <w:t>0.011</w:t>
            </w:r>
          </w:p>
        </w:tc>
      </w:tr>
    </w:tbl>
    <w:p w14:paraId="4EBEED82" w14:textId="77777777" w:rsidR="004F0F79" w:rsidRDefault="003A3784" w:rsidP="00303E20">
      <w:pPr>
        <w:tabs>
          <w:tab w:val="left" w:pos="1440"/>
        </w:tabs>
        <w:spacing w:line="480" w:lineRule="auto"/>
        <w:rPr>
          <w:rFonts w:ascii="Times New Roman" w:hAnsi="Times New Roman" w:cs="Times New Roman"/>
        </w:rPr>
      </w:pPr>
      <w:r>
        <w:rPr>
          <w:rFonts w:ascii="Times New Roman" w:eastAsia="更纱黑体 SC" w:hAnsi="Times New Roman" w:cs="Times New Roman"/>
        </w:rPr>
        <w:t>Five-fold cross-validation was performed for model training on the training set, combined with grid search for hyperparameter optimization.</w:t>
      </w:r>
      <w:r>
        <w:rPr>
          <w:rFonts w:ascii="Times New Roman" w:hAnsi="Times New Roman" w:cs="Times New Roman"/>
        </w:rPr>
        <w:t xml:space="preserve"> </w:t>
      </w:r>
      <w:r>
        <w:rPr>
          <w:rFonts w:ascii="Times New Roman" w:eastAsia="更纱黑体 SC" w:hAnsi="Times New Roman" w:cs="Times New Roman"/>
        </w:rPr>
        <w:t xml:space="preserve">The performance metrics of the nine machine learning models in the training and validation sets are shown in </w:t>
      </w:r>
      <w:r>
        <w:rPr>
          <w:rFonts w:ascii="Times New Roman" w:eastAsia="更纱黑体 SC" w:hAnsi="Times New Roman" w:cs="Times New Roman"/>
          <w:b/>
          <w:bCs/>
          <w:i/>
          <w:iCs/>
        </w:rPr>
        <w:t>Table 2</w:t>
      </w:r>
      <w:r>
        <w:rPr>
          <w:rFonts w:ascii="Times New Roman" w:eastAsia="更纱黑体 SC" w:hAnsi="Times New Roman" w:cs="Times New Roman"/>
        </w:rPr>
        <w:t>.</w:t>
      </w:r>
      <w:r>
        <w:rPr>
          <w:rFonts w:ascii="Times New Roman" w:hAnsi="Times New Roman" w:cs="Times New Roman"/>
        </w:rPr>
        <w:t xml:space="preserve"> </w:t>
      </w:r>
    </w:p>
    <w:p w14:paraId="72F7F624" w14:textId="3C57BB8C" w:rsidR="00387A72" w:rsidRPr="00387A72" w:rsidRDefault="00511B9F" w:rsidP="00303E20">
      <w:pPr>
        <w:tabs>
          <w:tab w:val="left" w:pos="1440"/>
        </w:tabs>
        <w:spacing w:line="480" w:lineRule="auto"/>
        <w:rPr>
          <w:rFonts w:ascii="Times New Roman" w:hAnsi="Times New Roman" w:cs="Times New Roman"/>
        </w:rPr>
      </w:pPr>
      <w:r>
        <w:rPr>
          <w:rFonts w:ascii="Times New Roman" w:hAnsi="Times New Roman" w:cs="Times New Roman" w:hint="eastAsia"/>
        </w:rPr>
        <w:t xml:space="preserve">Among the nine machine learning models, </w:t>
      </w:r>
      <w:r w:rsidR="004F0F79" w:rsidRPr="004F0F79">
        <w:rPr>
          <w:rFonts w:ascii="Times New Roman" w:hAnsi="Times New Roman" w:cs="Times New Roman"/>
        </w:rPr>
        <w:t>the XGBoost model achieved a validation AUC of 0.716 but exhibited substantial overfitting (training AUC = 0.832). In contrast, the SVM model demonstrated exceptional stability, with a validation AUC of 0.</w:t>
      </w:r>
      <w:r w:rsidR="004F0F79">
        <w:rPr>
          <w:rFonts w:ascii="Times New Roman" w:hAnsi="Times New Roman" w:cs="Times New Roman" w:hint="eastAsia"/>
        </w:rPr>
        <w:t>70</w:t>
      </w:r>
      <w:r w:rsidR="004F0F79" w:rsidRPr="004F0F79">
        <w:rPr>
          <w:rFonts w:ascii="Times New Roman" w:hAnsi="Times New Roman" w:cs="Times New Roman"/>
        </w:rPr>
        <w:t>5 (training AUC = 0.70</w:t>
      </w:r>
      <w:r w:rsidR="004F0F79">
        <w:rPr>
          <w:rFonts w:ascii="Times New Roman" w:hAnsi="Times New Roman" w:cs="Times New Roman" w:hint="eastAsia"/>
        </w:rPr>
        <w:t>8</w:t>
      </w:r>
      <w:r w:rsidR="004F0F79" w:rsidRPr="004F0F79">
        <w:rPr>
          <w:rFonts w:ascii="Times New Roman" w:hAnsi="Times New Roman" w:cs="Times New Roman"/>
        </w:rPr>
        <w:t>) and a high</w:t>
      </w:r>
      <w:r w:rsidR="004F0F79">
        <w:rPr>
          <w:rFonts w:ascii="Times New Roman" w:hAnsi="Times New Roman" w:cs="Times New Roman" w:hint="eastAsia"/>
        </w:rPr>
        <w:t>er</w:t>
      </w:r>
      <w:r w:rsidR="004F0F79" w:rsidRPr="004F0F79">
        <w:rPr>
          <w:rFonts w:ascii="Times New Roman" w:hAnsi="Times New Roman" w:cs="Times New Roman"/>
        </w:rPr>
        <w:t xml:space="preserve"> precision of 0.7</w:t>
      </w:r>
      <w:r w:rsidR="004F0F79">
        <w:rPr>
          <w:rFonts w:ascii="Times New Roman" w:hAnsi="Times New Roman" w:cs="Times New Roman" w:hint="eastAsia"/>
        </w:rPr>
        <w:t>69</w:t>
      </w:r>
      <w:r w:rsidR="004F0F79" w:rsidRPr="004F0F79">
        <w:rPr>
          <w:rFonts w:ascii="Times New Roman" w:hAnsi="Times New Roman" w:cs="Times New Roman"/>
        </w:rPr>
        <w:t xml:space="preserve">. </w:t>
      </w:r>
      <w:r>
        <w:rPr>
          <w:rFonts w:ascii="Times New Roman" w:eastAsia="更纱黑体 SC" w:hAnsi="Times New Roman" w:cs="Times New Roman"/>
        </w:rPr>
        <w:t xml:space="preserve">The remaining models ranked by AUC were as follows: </w:t>
      </w:r>
      <w:r w:rsidR="00016676">
        <w:rPr>
          <w:rFonts w:ascii="Times New Roman" w:eastAsia="更纱黑体 SC" w:hAnsi="Times New Roman" w:cs="Times New Roman"/>
        </w:rPr>
        <w:t>MLP (AUC = 0.6</w:t>
      </w:r>
      <w:r w:rsidR="00016676">
        <w:rPr>
          <w:rFonts w:ascii="Times New Roman" w:eastAsia="更纱黑体 SC" w:hAnsi="Times New Roman" w:cs="Times New Roman" w:hint="eastAsia"/>
        </w:rPr>
        <w:t>91</w:t>
      </w:r>
      <w:r w:rsidR="00016676">
        <w:rPr>
          <w:rFonts w:ascii="Times New Roman" w:eastAsia="更纱黑体 SC" w:hAnsi="Times New Roman" w:cs="Times New Roman"/>
        </w:rPr>
        <w:t>)</w:t>
      </w:r>
      <w:r>
        <w:rPr>
          <w:rFonts w:ascii="Times New Roman" w:eastAsia="更纱黑体 SC" w:hAnsi="Times New Roman" w:cs="Times New Roman"/>
        </w:rPr>
        <w:t xml:space="preserve"> &gt; </w:t>
      </w:r>
      <w:r w:rsidR="00016676">
        <w:rPr>
          <w:rFonts w:ascii="Times New Roman" w:eastAsia="更纱黑体 SC" w:hAnsi="Times New Roman" w:cs="Times New Roman"/>
        </w:rPr>
        <w:t>XGBoost (AUC = 0.6</w:t>
      </w:r>
      <w:r w:rsidR="00016676">
        <w:rPr>
          <w:rFonts w:ascii="Times New Roman" w:eastAsia="更纱黑体 SC" w:hAnsi="Times New Roman" w:cs="Times New Roman" w:hint="eastAsia"/>
        </w:rPr>
        <w:t>84</w:t>
      </w:r>
      <w:r w:rsidR="00016676">
        <w:rPr>
          <w:rFonts w:ascii="Times New Roman" w:eastAsia="更纱黑体 SC" w:hAnsi="Times New Roman" w:cs="Times New Roman"/>
        </w:rPr>
        <w:t>) &gt;</w:t>
      </w:r>
      <w:r w:rsidR="00016676" w:rsidRPr="00016676">
        <w:rPr>
          <w:rFonts w:ascii="Times New Roman" w:eastAsia="更纱黑体 SC" w:hAnsi="Times New Roman" w:cs="Times New Roman"/>
        </w:rPr>
        <w:t xml:space="preserve"> </w:t>
      </w:r>
      <w:r w:rsidR="00016676">
        <w:rPr>
          <w:rFonts w:ascii="Times New Roman" w:eastAsia="更纱黑体 SC" w:hAnsi="Times New Roman" w:cs="Times New Roman"/>
        </w:rPr>
        <w:t>Logistic Reg</w:t>
      </w:r>
      <w:r w:rsidR="00016676" w:rsidRPr="00387A72">
        <w:rPr>
          <w:rFonts w:ascii="Times New Roman" w:eastAsia="更纱黑体 SC" w:hAnsi="Times New Roman" w:cs="Times New Roman"/>
        </w:rPr>
        <w:t xml:space="preserve">ression (AUC = 0.675) &gt; </w:t>
      </w:r>
      <w:r w:rsidRPr="00387A72">
        <w:rPr>
          <w:rFonts w:ascii="Times New Roman" w:eastAsia="更纱黑体 SC" w:hAnsi="Times New Roman" w:cs="Times New Roman"/>
        </w:rPr>
        <w:t>Random Forest (AUC = 0.67</w:t>
      </w:r>
      <w:r w:rsidR="00016676" w:rsidRPr="00387A72">
        <w:rPr>
          <w:rFonts w:ascii="Times New Roman" w:eastAsia="更纱黑体 SC" w:hAnsi="Times New Roman" w:cs="Times New Roman"/>
        </w:rPr>
        <w:t>2</w:t>
      </w:r>
      <w:r w:rsidRPr="00387A72">
        <w:rPr>
          <w:rFonts w:ascii="Times New Roman" w:eastAsia="更纱黑体 SC" w:hAnsi="Times New Roman" w:cs="Times New Roman"/>
        </w:rPr>
        <w:t xml:space="preserve">) &gt; </w:t>
      </w:r>
      <w:r w:rsidR="00016676" w:rsidRPr="00387A72">
        <w:rPr>
          <w:rFonts w:ascii="Times New Roman" w:eastAsia="更纱黑体 SC" w:hAnsi="Times New Roman" w:cs="Times New Roman"/>
        </w:rPr>
        <w:t xml:space="preserve">LightGBM (AUC = 0.666) &gt; GaussianNB (AUC = 0.655) &gt; </w:t>
      </w:r>
      <w:r w:rsidRPr="00387A72">
        <w:rPr>
          <w:rFonts w:ascii="Times New Roman" w:eastAsia="更纱黑体 SC" w:hAnsi="Times New Roman" w:cs="Times New Roman"/>
        </w:rPr>
        <w:t>Decision Tree (AUC = 0.6</w:t>
      </w:r>
      <w:r w:rsidR="00125F6A" w:rsidRPr="00387A72">
        <w:rPr>
          <w:rFonts w:ascii="Times New Roman" w:eastAsia="更纱黑体 SC" w:hAnsi="Times New Roman" w:cs="Times New Roman"/>
        </w:rPr>
        <w:t>19</w:t>
      </w:r>
      <w:r w:rsidRPr="00387A72">
        <w:rPr>
          <w:rFonts w:ascii="Times New Roman" w:eastAsia="更纱黑体 SC" w:hAnsi="Times New Roman" w:cs="Times New Roman"/>
        </w:rPr>
        <w:t xml:space="preserve">) &gt; </w:t>
      </w:r>
      <w:r w:rsidR="00016676" w:rsidRPr="00387A72">
        <w:rPr>
          <w:rFonts w:ascii="Times New Roman" w:eastAsia="更纱黑体 SC" w:hAnsi="Times New Roman" w:cs="Times New Roman"/>
        </w:rPr>
        <w:t>KNN (AUC = 0.613)</w:t>
      </w:r>
      <w:r w:rsidRPr="00387A72">
        <w:rPr>
          <w:rFonts w:ascii="Times New Roman" w:eastAsia="更纱黑体 SC" w:hAnsi="Times New Roman" w:cs="Times New Roman"/>
        </w:rPr>
        <w:t>.</w:t>
      </w:r>
      <w:r w:rsidRPr="00387A72">
        <w:rPr>
          <w:rFonts w:ascii="Times New Roman" w:hAnsi="Times New Roman" w:cs="Times New Roman"/>
        </w:rPr>
        <w:t xml:space="preserve"> </w:t>
      </w:r>
    </w:p>
    <w:p w14:paraId="548AA5F6" w14:textId="67B702EC" w:rsidR="00DE4423" w:rsidRPr="00387A72" w:rsidRDefault="00387A72" w:rsidP="00387A72">
      <w:pPr>
        <w:tabs>
          <w:tab w:val="left" w:pos="1440"/>
        </w:tabs>
        <w:spacing w:line="480" w:lineRule="auto"/>
        <w:jc w:val="center"/>
        <w:rPr>
          <w:rFonts w:ascii="Times New Roman" w:hAnsi="Times New Roman" w:cs="Times New Roman"/>
        </w:rPr>
      </w:pPr>
      <w:r w:rsidRPr="00387A72">
        <w:rPr>
          <w:rFonts w:ascii="Times New Roman" w:eastAsia="更纱黑体 SC" w:hAnsi="Times New Roman" w:cs="Times New Roman"/>
          <w:noProof/>
          <w:color w:val="D1D1D1" w:themeColor="background2" w:themeShade="E6"/>
        </w:rPr>
        <w:lastRenderedPageBreak/>
        <w:drawing>
          <wp:inline distT="0" distB="0" distL="0" distR="0" wp14:anchorId="69CF5C0B" wp14:editId="530B0D67">
            <wp:extent cx="5240207" cy="4282269"/>
            <wp:effectExtent l="0" t="0" r="0" b="4445"/>
            <wp:docPr id="9274554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5477" name="图片 5"/>
                    <pic:cNvPicPr>
                      <a:picLocks noChangeAspect="1" noChangeArrowheads="1"/>
                    </pic:cNvPicPr>
                  </pic:nvPicPr>
                  <pic:blipFill>
                    <a:blip r:embed="rId15"/>
                    <a:stretch>
                      <a:fillRect/>
                    </a:stretch>
                  </pic:blipFill>
                  <pic:spPr>
                    <a:xfrm>
                      <a:off x="0" y="0"/>
                      <a:ext cx="5240207" cy="4282269"/>
                    </a:xfrm>
                    <a:prstGeom prst="rect">
                      <a:avLst/>
                    </a:prstGeom>
                    <a:noFill/>
                    <a:ln>
                      <a:noFill/>
                    </a:ln>
                  </pic:spPr>
                </pic:pic>
              </a:graphicData>
            </a:graphic>
          </wp:inline>
        </w:drawing>
      </w:r>
    </w:p>
    <w:p w14:paraId="7EC6EA57" w14:textId="295C49DF" w:rsidR="00303E20" w:rsidRPr="00303E20" w:rsidRDefault="003A3784" w:rsidP="00303E20">
      <w:pPr>
        <w:tabs>
          <w:tab w:val="left" w:pos="1440"/>
        </w:tabs>
        <w:spacing w:line="480" w:lineRule="auto"/>
        <w:rPr>
          <w:rFonts w:ascii="Times New Roman" w:hAnsi="Times New Roman" w:cs="Times New Roman"/>
        </w:rPr>
      </w:pPr>
      <w:r w:rsidRPr="00387A72">
        <w:rPr>
          <w:rFonts w:ascii="Times New Roman" w:eastAsia="更纱黑体 SC" w:hAnsi="Times New Roman" w:cs="Times New Roman"/>
        </w:rPr>
        <w:t xml:space="preserve">The ROC curves of all models are shown in </w:t>
      </w:r>
      <w:r w:rsidRPr="00387A72">
        <w:rPr>
          <w:rFonts w:ascii="Times New Roman" w:eastAsia="更纱黑体 SC" w:hAnsi="Times New Roman" w:cs="Times New Roman"/>
          <w:b/>
          <w:bCs/>
          <w:i/>
          <w:iCs/>
        </w:rPr>
        <w:t>Fig. 2A and 2B</w:t>
      </w:r>
      <w:r w:rsidRPr="00387A72">
        <w:rPr>
          <w:rFonts w:ascii="Times New Roman" w:eastAsia="更纱黑体 SC" w:hAnsi="Times New Roman" w:cs="Times New Roman"/>
        </w:rPr>
        <w:t>.</w:t>
      </w:r>
      <w:r w:rsidRPr="00387A72">
        <w:rPr>
          <w:rFonts w:ascii="Times New Roman" w:hAnsi="Times New Roman" w:cs="Times New Roman"/>
        </w:rPr>
        <w:t xml:space="preserve"> </w:t>
      </w:r>
      <w:r w:rsidR="00BD5780" w:rsidRPr="00387A72">
        <w:rPr>
          <w:rFonts w:ascii="Times New Roman" w:hAnsi="Times New Roman" w:cs="Times New Roman"/>
        </w:rPr>
        <w:t>The DeLong test revealed t</w:t>
      </w:r>
      <w:r w:rsidR="00BD5780" w:rsidRPr="00BD5780">
        <w:rPr>
          <w:rFonts w:ascii="Times New Roman" w:hAnsi="Times New Roman" w:cs="Times New Roman"/>
        </w:rPr>
        <w:t xml:space="preserve">hat while the SVM model achieved the highest AUC, its performance was not significantly different from several other models, such as </w:t>
      </w:r>
      <w:r w:rsidR="00585B59">
        <w:rPr>
          <w:rFonts w:ascii="Times New Roman" w:hAnsi="Times New Roman" w:cs="Times New Roman" w:hint="eastAsia"/>
        </w:rPr>
        <w:t>MLP</w:t>
      </w:r>
      <w:r w:rsidR="00BD5780" w:rsidRPr="00BD5780">
        <w:rPr>
          <w:rFonts w:ascii="Times New Roman" w:hAnsi="Times New Roman" w:cs="Times New Roman"/>
        </w:rPr>
        <w:t xml:space="preserve"> (</w:t>
      </w:r>
      <w:r w:rsidR="00BD5780" w:rsidRPr="00BD5780">
        <w:rPr>
          <w:rFonts w:ascii="Times New Roman" w:hAnsi="Times New Roman" w:cs="Times New Roman"/>
          <w:i/>
          <w:iCs/>
        </w:rPr>
        <w:t>p</w:t>
      </w:r>
      <w:r w:rsidR="00BD5780" w:rsidRPr="00BD5780">
        <w:rPr>
          <w:rFonts w:ascii="Times New Roman" w:hAnsi="Times New Roman" w:cs="Times New Roman"/>
        </w:rPr>
        <w:t xml:space="preserve"> = </w:t>
      </w:r>
      <w:r w:rsidR="00BD5780">
        <w:rPr>
          <w:rFonts w:ascii="Times New Roman" w:hAnsi="Times New Roman" w:cs="Times New Roman" w:hint="eastAsia"/>
        </w:rPr>
        <w:t>0.</w:t>
      </w:r>
      <w:r w:rsidR="00585B59">
        <w:rPr>
          <w:rFonts w:ascii="Times New Roman" w:hAnsi="Times New Roman" w:cs="Times New Roman" w:hint="eastAsia"/>
        </w:rPr>
        <w:t>825</w:t>
      </w:r>
      <w:r w:rsidR="00BD5780" w:rsidRPr="00BD5780">
        <w:rPr>
          <w:rFonts w:ascii="Times New Roman" w:hAnsi="Times New Roman" w:cs="Times New Roman"/>
        </w:rPr>
        <w:t xml:space="preserve">) and </w:t>
      </w:r>
      <w:r w:rsidR="00585B59">
        <w:rPr>
          <w:rFonts w:ascii="Times New Roman" w:hAnsi="Times New Roman" w:cs="Times New Roman" w:hint="eastAsia"/>
        </w:rPr>
        <w:t>XGBoost</w:t>
      </w:r>
      <w:r w:rsidR="00BD5780" w:rsidRPr="00BD5780">
        <w:rPr>
          <w:rFonts w:ascii="Times New Roman" w:hAnsi="Times New Roman" w:cs="Times New Roman"/>
        </w:rPr>
        <w:t xml:space="preserve"> (</w:t>
      </w:r>
      <w:r w:rsidR="00BD5780" w:rsidRPr="00BD5780">
        <w:rPr>
          <w:rFonts w:ascii="Times New Roman" w:hAnsi="Times New Roman" w:cs="Times New Roman"/>
          <w:i/>
          <w:iCs/>
        </w:rPr>
        <w:t>p</w:t>
      </w:r>
      <w:r w:rsidR="00BD5780" w:rsidRPr="00BD5780">
        <w:rPr>
          <w:rFonts w:ascii="Times New Roman" w:hAnsi="Times New Roman" w:cs="Times New Roman"/>
        </w:rPr>
        <w:t xml:space="preserve"> =</w:t>
      </w:r>
      <w:r w:rsidR="00BD5780">
        <w:rPr>
          <w:rFonts w:ascii="Times New Roman" w:hAnsi="Times New Roman" w:cs="Times New Roman" w:hint="eastAsia"/>
        </w:rPr>
        <w:t xml:space="preserve"> </w:t>
      </w:r>
      <w:r w:rsidR="00585B59">
        <w:rPr>
          <w:rFonts w:ascii="Times New Roman" w:hAnsi="Times New Roman" w:cs="Times New Roman" w:hint="eastAsia"/>
        </w:rPr>
        <w:t>0.632</w:t>
      </w:r>
      <w:r w:rsidR="00BD5780" w:rsidRPr="00BD5780">
        <w:rPr>
          <w:rFonts w:ascii="Times New Roman" w:hAnsi="Times New Roman" w:cs="Times New Roman"/>
        </w:rPr>
        <w:t>), but it significantly outperformed the Decision Tree model (</w:t>
      </w:r>
      <w:r w:rsidR="00BD5780" w:rsidRPr="00BD5780">
        <w:rPr>
          <w:rFonts w:ascii="Times New Roman" w:hAnsi="Times New Roman" w:cs="Times New Roman"/>
          <w:i/>
          <w:iCs/>
        </w:rPr>
        <w:t>p</w:t>
      </w:r>
      <w:r w:rsidR="00BD5780" w:rsidRPr="00BD5780">
        <w:rPr>
          <w:rFonts w:ascii="Times New Roman" w:hAnsi="Times New Roman" w:cs="Times New Roman"/>
        </w:rPr>
        <w:t xml:space="preserve"> = </w:t>
      </w:r>
      <w:r w:rsidR="00303E20">
        <w:rPr>
          <w:rFonts w:ascii="Times New Roman" w:hAnsi="Times New Roman" w:cs="Times New Roman" w:hint="eastAsia"/>
        </w:rPr>
        <w:t>0.</w:t>
      </w:r>
      <w:r w:rsidR="005738DE">
        <w:rPr>
          <w:rFonts w:ascii="Times New Roman" w:hAnsi="Times New Roman" w:cs="Times New Roman" w:hint="eastAsia"/>
        </w:rPr>
        <w:t>049</w:t>
      </w:r>
      <w:r w:rsidR="00BD5780" w:rsidRPr="00BD5780">
        <w:rPr>
          <w:rFonts w:ascii="Times New Roman" w:hAnsi="Times New Roman" w:cs="Times New Roman"/>
        </w:rPr>
        <w:t>).</w:t>
      </w:r>
      <w:r w:rsidR="00303E20" w:rsidRPr="00303E20">
        <w:rPr>
          <w:rFonts w:ascii="Arial" w:eastAsia="宋体" w:hAnsi="Arial" w:cs="Arial"/>
          <w:kern w:val="0"/>
          <w14:ligatures w14:val="none"/>
        </w:rPr>
        <w:t xml:space="preserve"> </w:t>
      </w:r>
      <w:r w:rsidR="00303E20" w:rsidRPr="00303E20">
        <w:rPr>
          <w:rFonts w:ascii="Times New Roman" w:hAnsi="Times New Roman" w:cs="Times New Roman"/>
        </w:rPr>
        <w:t xml:space="preserve">The selection of SVM as the optimal model was supported by its calibration and robustness. The SVM model yielded </w:t>
      </w:r>
      <w:r w:rsidR="00303E20">
        <w:rPr>
          <w:rFonts w:ascii="Times New Roman" w:hAnsi="Times New Roman" w:cs="Times New Roman" w:hint="eastAsia"/>
        </w:rPr>
        <w:t xml:space="preserve">a </w:t>
      </w:r>
      <w:r w:rsidR="00303E20" w:rsidRPr="00303E20">
        <w:rPr>
          <w:rFonts w:ascii="Times New Roman" w:hAnsi="Times New Roman" w:cs="Times New Roman"/>
        </w:rPr>
        <w:t>low Brier score</w:t>
      </w:r>
      <w:r w:rsidR="00303E20">
        <w:rPr>
          <w:rFonts w:ascii="Times New Roman" w:hAnsi="Times New Roman" w:cs="Times New Roman" w:hint="eastAsia"/>
        </w:rPr>
        <w:t xml:space="preserve"> </w:t>
      </w:r>
      <w:r w:rsidR="00303E20" w:rsidRPr="00303E20">
        <w:rPr>
          <w:rFonts w:ascii="Times New Roman" w:hAnsi="Times New Roman" w:cs="Times New Roman"/>
        </w:rPr>
        <w:t>(0.210</w:t>
      </w:r>
      <w:r w:rsidR="00303E20" w:rsidRPr="00303E20">
        <w:rPr>
          <w:rFonts w:ascii="Times New Roman" w:hAnsi="Times New Roman" w:cs="Times New Roman" w:hint="eastAsia"/>
        </w:rPr>
        <w:t xml:space="preserve">, in </w:t>
      </w:r>
      <w:r w:rsidR="00303E20" w:rsidRPr="00303E20">
        <w:rPr>
          <w:rFonts w:ascii="Times New Roman" w:hAnsi="Times New Roman" w:cs="Times New Roman" w:hint="eastAsia"/>
          <w:b/>
          <w:bCs/>
          <w:i/>
          <w:iCs/>
        </w:rPr>
        <w:t>Fig. 3A</w:t>
      </w:r>
      <w:r w:rsidR="00303E20" w:rsidRPr="00303E20">
        <w:rPr>
          <w:rFonts w:ascii="Times New Roman" w:hAnsi="Times New Roman" w:cs="Times New Roman"/>
        </w:rPr>
        <w:t>), indicating superior agreement between predicted probabilities and actual RMPP incidence compared to KNN (0.2</w:t>
      </w:r>
      <w:r w:rsidR="00C961F7">
        <w:rPr>
          <w:rFonts w:ascii="Times New Roman" w:hAnsi="Times New Roman" w:cs="Times New Roman" w:hint="eastAsia"/>
        </w:rPr>
        <w:t>31</w:t>
      </w:r>
      <w:r w:rsidR="00303E20" w:rsidRPr="00303E20">
        <w:rPr>
          <w:rFonts w:ascii="Times New Roman" w:hAnsi="Times New Roman" w:cs="Times New Roman"/>
        </w:rPr>
        <w:t>), Random Forest (0.22</w:t>
      </w:r>
      <w:r w:rsidR="00C961F7">
        <w:rPr>
          <w:rFonts w:ascii="Times New Roman" w:hAnsi="Times New Roman" w:cs="Times New Roman" w:hint="eastAsia"/>
        </w:rPr>
        <w:t>9</w:t>
      </w:r>
      <w:r w:rsidR="00303E20" w:rsidRPr="00303E20">
        <w:rPr>
          <w:rFonts w:ascii="Times New Roman" w:hAnsi="Times New Roman" w:cs="Times New Roman"/>
        </w:rPr>
        <w:t>), and Logistic Regression (0.23</w:t>
      </w:r>
      <w:r w:rsidR="00C961F7">
        <w:rPr>
          <w:rFonts w:ascii="Times New Roman" w:hAnsi="Times New Roman" w:cs="Times New Roman" w:hint="eastAsia"/>
        </w:rPr>
        <w:t>4</w:t>
      </w:r>
      <w:r w:rsidR="00303E20" w:rsidRPr="00303E20">
        <w:rPr>
          <w:rFonts w:ascii="Times New Roman" w:hAnsi="Times New Roman" w:cs="Times New Roman"/>
        </w:rPr>
        <w:t xml:space="preserve">). </w:t>
      </w:r>
      <w:r w:rsidR="00C61282">
        <w:rPr>
          <w:rFonts w:ascii="Times New Roman" w:eastAsia="更纱黑体 SC" w:hAnsi="Times New Roman" w:cs="Times New Roman" w:hint="eastAsia"/>
        </w:rPr>
        <w:t>Furthermore</w:t>
      </w:r>
      <w:r w:rsidR="00C61282">
        <w:rPr>
          <w:rFonts w:ascii="Times New Roman" w:eastAsia="更纱黑体 SC" w:hAnsi="Times New Roman" w:cs="Times New Roman"/>
        </w:rPr>
        <w:t>, models such as LightGBM</w:t>
      </w:r>
      <w:r w:rsidR="00C61282">
        <w:rPr>
          <w:rFonts w:ascii="Times New Roman" w:eastAsia="更纱黑体 SC" w:hAnsi="Times New Roman" w:cs="Times New Roman" w:hint="eastAsia"/>
        </w:rPr>
        <w:t>, KNN and Random</w:t>
      </w:r>
      <w:r w:rsidR="00C61282">
        <w:rPr>
          <w:rFonts w:ascii="Times New Roman" w:eastAsia="更纱黑体 SC" w:hAnsi="Times New Roman" w:cs="Times New Roman"/>
        </w:rPr>
        <w:t xml:space="preserve"> </w:t>
      </w:r>
      <w:r w:rsidR="00C61282">
        <w:rPr>
          <w:rFonts w:ascii="Times New Roman" w:eastAsia="更纱黑体 SC" w:hAnsi="Times New Roman" w:cs="Times New Roman" w:hint="eastAsia"/>
        </w:rPr>
        <w:t xml:space="preserve">Forest </w:t>
      </w:r>
      <w:r w:rsidR="00C61282">
        <w:rPr>
          <w:rFonts w:ascii="Times New Roman" w:eastAsia="更纱黑体 SC" w:hAnsi="Times New Roman" w:cs="Times New Roman"/>
        </w:rPr>
        <w:t xml:space="preserve">exhibited </w:t>
      </w:r>
      <w:r w:rsidR="00C61282">
        <w:rPr>
          <w:rFonts w:ascii="Times New Roman" w:eastAsia="更纱黑体 SC" w:hAnsi="Times New Roman" w:cs="Times New Roman" w:hint="eastAsia"/>
        </w:rPr>
        <w:t xml:space="preserve">substantial </w:t>
      </w:r>
      <w:r w:rsidR="00C61282">
        <w:rPr>
          <w:rFonts w:ascii="Times New Roman" w:eastAsia="更纱黑体 SC" w:hAnsi="Times New Roman" w:cs="Times New Roman"/>
        </w:rPr>
        <w:t>overfitting</w:t>
      </w:r>
      <w:r w:rsidR="00C61282">
        <w:rPr>
          <w:rFonts w:ascii="Times New Roman" w:eastAsia="更纱黑体 SC" w:hAnsi="Times New Roman" w:cs="Times New Roman" w:hint="eastAsia"/>
        </w:rPr>
        <w:t xml:space="preserve">, while </w:t>
      </w:r>
      <w:r w:rsidR="00C61282" w:rsidRPr="00C61282">
        <w:rPr>
          <w:rFonts w:ascii="Times New Roman" w:eastAsia="更纱黑体 SC" w:hAnsi="Times New Roman" w:cs="Times New Roman"/>
        </w:rPr>
        <w:t>the SVM model maintained consistent performance across both datasets</w:t>
      </w:r>
      <w:r w:rsidR="00C61282">
        <w:rPr>
          <w:rFonts w:ascii="Times New Roman" w:eastAsia="更纱黑体 SC" w:hAnsi="Times New Roman" w:cs="Times New Roman" w:hint="eastAsia"/>
        </w:rPr>
        <w:t xml:space="preserve">. </w:t>
      </w:r>
      <w:r w:rsidR="00303E20" w:rsidRPr="00303E20">
        <w:rPr>
          <w:rFonts w:ascii="Times New Roman" w:hAnsi="Times New Roman" w:cs="Times New Roman"/>
        </w:rPr>
        <w:t xml:space="preserve">Consequently, considering the combination of discriminative </w:t>
      </w:r>
      <w:r w:rsidR="00303E20" w:rsidRPr="00303E20">
        <w:rPr>
          <w:rFonts w:ascii="Times New Roman" w:hAnsi="Times New Roman" w:cs="Times New Roman"/>
        </w:rPr>
        <w:lastRenderedPageBreak/>
        <w:t>ability, statistical significance</w:t>
      </w:r>
      <w:r w:rsidR="00C61282">
        <w:rPr>
          <w:rFonts w:ascii="Times New Roman" w:hAnsi="Times New Roman" w:cs="Times New Roman" w:hint="eastAsia"/>
        </w:rPr>
        <w:t xml:space="preserve"> and</w:t>
      </w:r>
      <w:r w:rsidR="00303E20" w:rsidRPr="00303E20">
        <w:rPr>
          <w:rFonts w:ascii="Times New Roman" w:hAnsi="Times New Roman" w:cs="Times New Roman"/>
        </w:rPr>
        <w:t xml:space="preserve"> calibration accuracy, the SVM model was identified as the most suitable tool for predicting RMPP.</w:t>
      </w:r>
    </w:p>
    <w:p w14:paraId="5041BC02" w14:textId="77777777" w:rsidR="00FD5EAD" w:rsidRDefault="003A3784">
      <w:pPr>
        <w:spacing w:after="60" w:line="240" w:lineRule="auto"/>
      </w:pPr>
      <w:r>
        <w:rPr>
          <w:b/>
          <w:color w:val="CC0000"/>
          <w:sz w:val="20"/>
        </w:rPr>
        <w:t>&gt;&gt;&gt; [</w:t>
      </w:r>
      <w:r>
        <w:rPr>
          <w:b/>
          <w:color w:val="CC0000"/>
          <w:sz w:val="20"/>
        </w:rPr>
        <w:t>修改</w:t>
      </w:r>
      <w:r>
        <w:rPr>
          <w:b/>
          <w:color w:val="CC0000"/>
          <w:sz w:val="20"/>
        </w:rPr>
        <w:t xml:space="preserve">] </w:t>
      </w:r>
      <w:r>
        <w:rPr>
          <w:b/>
          <w:color w:val="CC0000"/>
          <w:sz w:val="20"/>
        </w:rPr>
        <w:t>建议在</w:t>
      </w:r>
      <w:r>
        <w:rPr>
          <w:b/>
          <w:color w:val="CC0000"/>
          <w:sz w:val="20"/>
        </w:rPr>
        <w:t>Table 2</w:t>
      </w:r>
      <w:r>
        <w:rPr>
          <w:b/>
          <w:color w:val="CC0000"/>
          <w:sz w:val="20"/>
        </w:rPr>
        <w:t>中增加</w:t>
      </w:r>
      <w:r>
        <w:rPr>
          <w:b/>
          <w:color w:val="CC0000"/>
          <w:sz w:val="20"/>
        </w:rPr>
        <w:t>DeLong</w:t>
      </w:r>
      <w:r>
        <w:rPr>
          <w:b/>
          <w:color w:val="CC0000"/>
          <w:sz w:val="20"/>
        </w:rPr>
        <w:t>检验</w:t>
      </w:r>
      <w:r>
        <w:rPr>
          <w:b/>
          <w:color w:val="CC0000"/>
          <w:sz w:val="20"/>
        </w:rPr>
        <w:t>p</w:t>
      </w:r>
      <w:r>
        <w:rPr>
          <w:b/>
          <w:color w:val="CC0000"/>
          <w:sz w:val="20"/>
        </w:rPr>
        <w:t>值矩阵（所有模型两两比较），而非仅选择性报告部分比较。</w:t>
      </w:r>
    </w:p>
    <w:p w14:paraId="06FEA374" w14:textId="55194C53" w:rsidR="00BD5780" w:rsidRPr="00387A72" w:rsidRDefault="00DE4423" w:rsidP="00BD5780">
      <w:pPr>
        <w:tabs>
          <w:tab w:val="left" w:pos="1440"/>
        </w:tabs>
        <w:spacing w:line="480" w:lineRule="auto"/>
        <w:rPr>
          <w:rFonts w:ascii="Times New Roman" w:hAnsi="Times New Roman" w:cs="Times New Roman"/>
        </w:rPr>
      </w:pPr>
      <w:r>
        <w:rPr>
          <w:rFonts w:ascii="Times New Roman" w:eastAsia="更纱黑体 SC" w:hAnsi="Times New Roman" w:cs="Times New Roman"/>
        </w:rPr>
        <w:t>SHAP analysis revealed the ranking of key features influencing SVM model predictions, including four first-order features, four texture features, and one shape feature.</w:t>
      </w:r>
      <w:r>
        <w:rPr>
          <w:rFonts w:ascii="Times New Roman" w:hAnsi="Times New Roman" w:cs="Times New Roman"/>
        </w:rPr>
        <w:t xml:space="preserve"> </w:t>
      </w:r>
      <w:r>
        <w:rPr>
          <w:rFonts w:ascii="Times New Roman" w:eastAsia="更纱黑体 SC" w:hAnsi="Times New Roman" w:cs="Times New Roman"/>
        </w:rPr>
        <w:t>Among these, features such as “firstorder_90Percentile” and “firstorder_RobustMeanAbsoluteDeviation” contributed most strongly to the model ou</w:t>
      </w:r>
      <w:r w:rsidRPr="00387A72">
        <w:rPr>
          <w:rFonts w:ascii="Times New Roman" w:eastAsia="更纱黑体 SC" w:hAnsi="Times New Roman" w:cs="Times New Roman"/>
        </w:rPr>
        <w:t>tput.</w:t>
      </w:r>
    </w:p>
    <w:p w14:paraId="04D689F2" w14:textId="77777777" w:rsidR="00FD5EAD" w:rsidRDefault="003A3784">
      <w:pPr>
        <w:spacing w:after="60" w:line="240" w:lineRule="auto"/>
      </w:pPr>
      <w:r>
        <w:rPr>
          <w:b/>
          <w:color w:val="CC0000"/>
          <w:sz w:val="20"/>
        </w:rPr>
        <w:t>&gt;&gt;&gt; [</w:t>
      </w:r>
      <w:r>
        <w:rPr>
          <w:b/>
          <w:color w:val="CC0000"/>
          <w:sz w:val="20"/>
        </w:rPr>
        <w:t>补充临床验证</w:t>
      </w:r>
      <w:r>
        <w:rPr>
          <w:b/>
          <w:color w:val="CC0000"/>
          <w:sz w:val="20"/>
        </w:rPr>
        <w:t xml:space="preserve"> - R3</w:t>
      </w:r>
      <w:r>
        <w:rPr>
          <w:b/>
          <w:color w:val="CC0000"/>
          <w:sz w:val="20"/>
        </w:rPr>
        <w:t>要求</w:t>
      </w:r>
      <w:r>
        <w:rPr>
          <w:b/>
          <w:color w:val="CC0000"/>
          <w:sz w:val="20"/>
        </w:rPr>
        <w:t xml:space="preserve">] </w:t>
      </w:r>
      <w:r>
        <w:rPr>
          <w:b/>
          <w:color w:val="CC0000"/>
          <w:sz w:val="20"/>
        </w:rPr>
        <w:t>建议：</w:t>
      </w:r>
      <w:r>
        <w:rPr>
          <w:b/>
          <w:color w:val="CC0000"/>
          <w:sz w:val="20"/>
        </w:rPr>
        <w:t>(1)top</w:t>
      </w:r>
      <w:r>
        <w:rPr>
          <w:b/>
          <w:color w:val="CC0000"/>
          <w:sz w:val="20"/>
        </w:rPr>
        <w:t>特征与</w:t>
      </w:r>
      <w:r>
        <w:rPr>
          <w:b/>
          <w:color w:val="CC0000"/>
          <w:sz w:val="20"/>
        </w:rPr>
        <w:t>RMPP</w:t>
      </w:r>
      <w:r>
        <w:rPr>
          <w:b/>
          <w:color w:val="CC0000"/>
          <w:sz w:val="20"/>
        </w:rPr>
        <w:t>影像学征象关联</w:t>
      </w:r>
      <w:r>
        <w:rPr>
          <w:b/>
          <w:color w:val="CC0000"/>
          <w:sz w:val="20"/>
        </w:rPr>
        <w:t>(90Percentile-&gt;</w:t>
      </w:r>
      <w:r>
        <w:rPr>
          <w:b/>
          <w:color w:val="CC0000"/>
          <w:sz w:val="20"/>
        </w:rPr>
        <w:t>高密度实变；</w:t>
      </w:r>
      <w:r>
        <w:rPr>
          <w:b/>
          <w:color w:val="CC0000"/>
          <w:sz w:val="20"/>
        </w:rPr>
        <w:t>RunEntropy-&gt;</w:t>
      </w:r>
      <w:r>
        <w:rPr>
          <w:b/>
          <w:color w:val="CC0000"/>
          <w:sz w:val="20"/>
        </w:rPr>
        <w:t>坏死致纹理异质性</w:t>
      </w:r>
      <w:r>
        <w:rPr>
          <w:b/>
          <w:color w:val="CC0000"/>
          <w:sz w:val="20"/>
        </w:rPr>
        <w:t>)</w:t>
      </w:r>
      <w:r>
        <w:rPr>
          <w:b/>
          <w:color w:val="CC0000"/>
          <w:sz w:val="20"/>
        </w:rPr>
        <w:t>；</w:t>
      </w:r>
      <w:r>
        <w:rPr>
          <w:b/>
          <w:color w:val="CC0000"/>
          <w:sz w:val="20"/>
        </w:rPr>
        <w:t>(2)</w:t>
      </w:r>
      <w:r>
        <w:rPr>
          <w:b/>
          <w:color w:val="CC0000"/>
          <w:sz w:val="20"/>
        </w:rPr>
        <w:t>引用影像学文献支撑病理学意义；</w:t>
      </w:r>
      <w:r>
        <w:rPr>
          <w:b/>
          <w:color w:val="CC0000"/>
          <w:sz w:val="20"/>
        </w:rPr>
        <w:t>(3)</w:t>
      </w:r>
      <w:r>
        <w:rPr>
          <w:b/>
          <w:color w:val="CC0000"/>
          <w:sz w:val="20"/>
        </w:rPr>
        <w:t>展示典型病例特征值对比图。</w:t>
      </w:r>
    </w:p>
    <w:p w14:paraId="5A1E47E9" w14:textId="079FFA8D" w:rsidR="003107BA" w:rsidRPr="00387A72" w:rsidRDefault="00165DA5" w:rsidP="00387A72">
      <w:pPr>
        <w:tabs>
          <w:tab w:val="left" w:pos="1440"/>
        </w:tabs>
        <w:spacing w:line="480" w:lineRule="auto"/>
        <w:jc w:val="center"/>
        <w:rPr>
          <w:rFonts w:ascii="Times New Roman" w:eastAsia="更纱黑体 SC" w:hAnsi="Times New Roman" w:cs="Times New Roman"/>
        </w:rPr>
      </w:pPr>
      <w:commentRangeStart w:id="5"/>
      <w:commentRangeEnd w:id="5"/>
      <w:r w:rsidRPr="00387A72">
        <w:rPr>
          <w:rStyle w:val="af6"/>
          <w:rFonts w:ascii="Times New Roman" w:eastAsia="更纱黑体 SC" w:hAnsi="Times New Roman" w:cs="Times New Roman"/>
          <w:noProof/>
          <w:sz w:val="24"/>
          <w:szCs w:val="24"/>
          <w14:ligatures w14:val="none"/>
        </w:rPr>
        <w:commentReference w:id="5"/>
      </w:r>
      <w:r w:rsidR="00387A72" w:rsidRPr="00387A72">
        <w:rPr>
          <w:rFonts w:ascii="Times New Roman" w:eastAsia="更纱黑体 SC" w:hAnsi="Times New Roman" w:cs="Times New Roman"/>
          <w:noProof/>
          <w14:ligatures w14:val="none"/>
        </w:rPr>
        <w:drawing>
          <wp:inline distT="0" distB="0" distL="0" distR="0" wp14:anchorId="1F5B9B16" wp14:editId="185966BF">
            <wp:extent cx="5256000" cy="2815940"/>
            <wp:effectExtent l="0" t="0" r="1905" b="3810"/>
            <wp:docPr id="811201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1140" name="图片 811201140"/>
                    <pic:cNvPicPr/>
                  </pic:nvPicPr>
                  <pic:blipFill>
                    <a:blip r:embed="rId16"/>
                    <a:stretch>
                      <a:fillRect/>
                    </a:stretch>
                  </pic:blipFill>
                  <pic:spPr>
                    <a:xfrm>
                      <a:off x="0" y="0"/>
                      <a:ext cx="5256000" cy="2815940"/>
                    </a:xfrm>
                    <a:prstGeom prst="rect">
                      <a:avLst/>
                    </a:prstGeom>
                  </pic:spPr>
                </pic:pic>
              </a:graphicData>
            </a:graphic>
          </wp:inline>
        </w:drawing>
      </w:r>
    </w:p>
    <w:p w14:paraId="248F3DB3" w14:textId="2C2FBBF7" w:rsidR="00FF32E5" w:rsidRDefault="003A3784" w:rsidP="00387A72">
      <w:pPr>
        <w:tabs>
          <w:tab w:val="left" w:pos="1440"/>
        </w:tabs>
        <w:spacing w:line="480" w:lineRule="auto"/>
        <w:rPr>
          <w:rFonts w:ascii="Times New Roman" w:eastAsia="更纱黑体 SC" w:hAnsi="Times New Roman" w:cs="Times New Roman"/>
        </w:rPr>
      </w:pPr>
      <w:r w:rsidRPr="00387A72">
        <w:rPr>
          <w:rFonts w:ascii="Times New Roman" w:eastAsia="更纱黑体 SC" w:hAnsi="Times New Roman" w:cs="Times New Roman"/>
        </w:rPr>
        <w:t>In addi</w:t>
      </w:r>
      <w:r>
        <w:rPr>
          <w:rFonts w:ascii="Times New Roman" w:eastAsia="更纱黑体 SC" w:hAnsi="Times New Roman" w:cs="Times New Roman"/>
        </w:rPr>
        <w:t>tion, calibration curves (</w:t>
      </w:r>
      <w:r>
        <w:rPr>
          <w:rFonts w:ascii="Times New Roman" w:eastAsia="更纱黑体 SC" w:hAnsi="Times New Roman" w:cs="Times New Roman"/>
          <w:b/>
          <w:bCs/>
          <w:i/>
          <w:iCs/>
        </w:rPr>
        <w:t>Fig. 3</w:t>
      </w:r>
      <w:r w:rsidR="004B010E">
        <w:rPr>
          <w:rFonts w:ascii="Times New Roman" w:eastAsia="更纱黑体 SC" w:hAnsi="Times New Roman" w:cs="Times New Roman" w:hint="eastAsia"/>
          <w:b/>
          <w:bCs/>
          <w:i/>
          <w:iCs/>
        </w:rPr>
        <w:t>A</w:t>
      </w:r>
      <w:r>
        <w:rPr>
          <w:rFonts w:ascii="Times New Roman" w:eastAsia="更纱黑体 SC" w:hAnsi="Times New Roman" w:cs="Times New Roman"/>
        </w:rPr>
        <w:t>) were used to further evaluate the agreement between predicted probabilities and actual RMPP incidence.</w:t>
      </w:r>
      <w:r>
        <w:rPr>
          <w:rFonts w:ascii="Times New Roman" w:hAnsi="Times New Roman" w:cs="Times New Roman"/>
        </w:rPr>
        <w:t xml:space="preserve"> </w:t>
      </w:r>
      <w:r>
        <w:rPr>
          <w:rFonts w:ascii="Times New Roman" w:eastAsia="更纱黑体 SC" w:hAnsi="Times New Roman" w:cs="Times New Roman"/>
        </w:rPr>
        <w:t>An ideal calibration curve should closely follow the diagonal reference line.</w:t>
      </w:r>
      <w:r>
        <w:rPr>
          <w:rFonts w:ascii="Times New Roman" w:hAnsi="Times New Roman" w:cs="Times New Roman"/>
        </w:rPr>
        <w:t xml:space="preserve"> </w:t>
      </w:r>
      <w:r>
        <w:rPr>
          <w:rFonts w:ascii="Times New Roman" w:eastAsia="更纱黑体 SC" w:hAnsi="Times New Roman" w:cs="Times New Roman"/>
        </w:rPr>
        <w:t xml:space="preserve">Among all models evaluated in this study, the SVM model demonstrated </w:t>
      </w:r>
      <w:r w:rsidR="0088271B">
        <w:rPr>
          <w:rFonts w:ascii="Times New Roman" w:eastAsia="更纱黑体 SC" w:hAnsi="Times New Roman" w:cs="Times New Roman" w:hint="eastAsia"/>
        </w:rPr>
        <w:t>good</w:t>
      </w:r>
      <w:r>
        <w:rPr>
          <w:rFonts w:ascii="Times New Roman" w:eastAsia="更纱黑体 SC" w:hAnsi="Times New Roman" w:cs="Times New Roman"/>
        </w:rPr>
        <w:t xml:space="preserve"> calibration performance, with a Brier score of 0.21</w:t>
      </w:r>
      <w:r w:rsidR="0088271B">
        <w:rPr>
          <w:rFonts w:ascii="Times New Roman" w:eastAsia="更纱黑体 SC" w:hAnsi="Times New Roman" w:cs="Times New Roman" w:hint="eastAsia"/>
        </w:rPr>
        <w:t>1</w:t>
      </w:r>
      <w:r>
        <w:rPr>
          <w:rFonts w:ascii="Times New Roman" w:eastAsia="更纱黑体 SC" w:hAnsi="Times New Roman" w:cs="Times New Roman"/>
        </w:rPr>
        <w:t>.</w:t>
      </w:r>
      <w:r>
        <w:rPr>
          <w:rFonts w:ascii="Times New Roman" w:hAnsi="Times New Roman" w:cs="Times New Roman"/>
        </w:rPr>
        <w:t xml:space="preserve"> </w:t>
      </w:r>
      <w:r>
        <w:rPr>
          <w:rFonts w:ascii="Times New Roman" w:eastAsia="更纱黑体 SC" w:hAnsi="Times New Roman" w:cs="Times New Roman"/>
        </w:rPr>
        <w:t xml:space="preserve">These findings indicate that the predicted probabilities generated </w:t>
      </w:r>
      <w:r>
        <w:rPr>
          <w:rFonts w:ascii="Times New Roman" w:eastAsia="更纱黑体 SC" w:hAnsi="Times New Roman" w:cs="Times New Roman"/>
        </w:rPr>
        <w:lastRenderedPageBreak/>
        <w:t>by the SVM model are highly reliable and accurately reflect the true risk of developing RMPP in pediatric patients.</w:t>
      </w:r>
      <w:commentRangeStart w:id="6"/>
      <w:commentRangeEnd w:id="6"/>
      <w:r w:rsidR="00E81B02">
        <w:rPr>
          <w:rStyle w:val="af6"/>
          <w:rFonts w:ascii="Times New Roman" w:eastAsia="更纱黑体 SC" w:hAnsi="Times New Roman" w:cs="Times New Roman" w:hint="eastAsia"/>
          <w:sz w:val="24"/>
          <w:szCs w:val="24"/>
        </w:rPr>
        <w:commentReference w:id="6"/>
      </w:r>
      <w:commentRangeStart w:id="7"/>
      <w:r w:rsidR="00FF32E5">
        <w:rPr>
          <w:rFonts w:ascii="Times New Roman" w:eastAsia="更纱黑体 SC" w:hAnsi="Times New Roman" w:cs="Times New Roman" w:hint="eastAsia"/>
        </w:rPr>
        <w:t>增加</w:t>
      </w:r>
      <w:commentRangeEnd w:id="7"/>
      <w:r w:rsidR="00FF32E5">
        <w:rPr>
          <w:rStyle w:val="af6"/>
          <w:rFonts w:ascii="Times New Roman" w:eastAsia="更纱黑体 SC" w:hAnsi="Times New Roman" w:cs="Times New Roman"/>
          <w:sz w:val="24"/>
          <w:szCs w:val="24"/>
        </w:rPr>
        <w:commentReference w:id="7"/>
      </w:r>
    </w:p>
    <w:p w14:paraId="2226A935" w14:textId="77777777" w:rsidR="00FD5EAD" w:rsidRDefault="003A3784">
      <w:pPr>
        <w:spacing w:after="60" w:line="240" w:lineRule="auto"/>
      </w:pPr>
      <w:r>
        <w:rPr>
          <w:b/>
          <w:color w:val="CC0000"/>
          <w:sz w:val="20"/>
        </w:rPr>
        <w:t>&gt;&gt;&gt; [</w:t>
      </w:r>
      <w:r>
        <w:rPr>
          <w:b/>
          <w:color w:val="CC0000"/>
          <w:sz w:val="20"/>
        </w:rPr>
        <w:t>补充</w:t>
      </w:r>
      <w:r>
        <w:rPr>
          <w:b/>
          <w:color w:val="CC0000"/>
          <w:sz w:val="20"/>
        </w:rPr>
        <w:t xml:space="preserve">] </w:t>
      </w:r>
      <w:r>
        <w:rPr>
          <w:b/>
          <w:color w:val="CC0000"/>
          <w:sz w:val="20"/>
        </w:rPr>
        <w:t>在</w:t>
      </w:r>
      <w:r>
        <w:rPr>
          <w:b/>
          <w:color w:val="CC0000"/>
          <w:sz w:val="20"/>
        </w:rPr>
        <w:t>Results</w:t>
      </w:r>
      <w:r>
        <w:rPr>
          <w:b/>
          <w:color w:val="CC0000"/>
          <w:sz w:val="20"/>
        </w:rPr>
        <w:t>中增加</w:t>
      </w:r>
      <w:r>
        <w:rPr>
          <w:b/>
          <w:color w:val="CC0000"/>
          <w:sz w:val="20"/>
        </w:rPr>
        <w:t>DCA</w:t>
      </w:r>
      <w:r>
        <w:rPr>
          <w:b/>
          <w:color w:val="CC0000"/>
          <w:sz w:val="20"/>
        </w:rPr>
        <w:t>结果描述：报告模型在哪些阈值概率范围内提供正的净获益。</w:t>
      </w:r>
    </w:p>
    <w:p w14:paraId="7C03CAFA" w14:textId="77777777" w:rsidR="003107BA" w:rsidRDefault="003A3784">
      <w:pPr>
        <w:tabs>
          <w:tab w:val="left" w:pos="1440"/>
        </w:tabs>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t>Discussion</w:t>
      </w:r>
    </w:p>
    <w:p w14:paraId="3A8366B7" w14:textId="4D4561E9"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Based on a large retrospective cohort, this study is the first to investigate the value of chest X-ray–based radiomics machine learning models for predicting RMPP in children.</w:t>
      </w:r>
      <w:r>
        <w:rPr>
          <w:rFonts w:ascii="Times New Roman" w:hAnsi="Times New Roman" w:cs="Times New Roman"/>
        </w:rPr>
        <w:t xml:space="preserve"> </w:t>
      </w:r>
      <w:r>
        <w:rPr>
          <w:rFonts w:ascii="Times New Roman" w:eastAsia="更纱黑体 SC" w:hAnsi="Times New Roman" w:cs="Times New Roman"/>
        </w:rPr>
        <w:t xml:space="preserve">The results demonstrated that (1) among the nine constructed machine learning models, the SVM model exhibited </w:t>
      </w:r>
      <w:r w:rsidR="00E81F40">
        <w:rPr>
          <w:rFonts w:ascii="Times New Roman" w:eastAsia="更纱黑体 SC" w:hAnsi="Times New Roman" w:cs="Times New Roman" w:hint="eastAsia"/>
        </w:rPr>
        <w:t xml:space="preserve">a robust </w:t>
      </w:r>
      <w:r>
        <w:rPr>
          <w:rFonts w:ascii="Times New Roman" w:eastAsia="更纱黑体 SC" w:hAnsi="Times New Roman" w:cs="Times New Roman"/>
        </w:rPr>
        <w:t>performance (</w:t>
      </w:r>
      <w:r w:rsidRPr="00E81F40">
        <w:rPr>
          <w:rFonts w:ascii="Times New Roman" w:eastAsia="更纱黑体 SC" w:hAnsi="Times New Roman" w:cs="Times New Roman"/>
          <w:highlight w:val="yellow"/>
        </w:rPr>
        <w:t>AUC = 0.</w:t>
      </w:r>
      <w:r w:rsidR="00E81F40" w:rsidRPr="00E81F40">
        <w:rPr>
          <w:rFonts w:ascii="Times New Roman" w:eastAsia="更纱黑体 SC" w:hAnsi="Times New Roman" w:cs="Times New Roman" w:hint="eastAsia"/>
          <w:highlight w:val="yellow"/>
        </w:rPr>
        <w:t>705</w:t>
      </w:r>
      <w:r w:rsidRPr="00E81F40">
        <w:rPr>
          <w:rFonts w:ascii="Times New Roman" w:eastAsia="更纱黑体 SC" w:hAnsi="Times New Roman" w:cs="Times New Roman"/>
          <w:highlight w:val="yellow"/>
        </w:rPr>
        <w:t>)</w:t>
      </w:r>
      <w:r>
        <w:rPr>
          <w:rFonts w:ascii="Times New Roman" w:eastAsia="更纱黑体 SC" w:hAnsi="Times New Roman" w:cs="Times New Roman"/>
        </w:rPr>
        <w:t xml:space="preserve">, outperforming tree models that are prone to overfitting, such as </w:t>
      </w:r>
      <w:r w:rsidR="00A51825">
        <w:rPr>
          <w:rFonts w:ascii="Times New Roman" w:eastAsia="更纱黑体 SC" w:hAnsi="Times New Roman" w:cs="Times New Roman"/>
        </w:rPr>
        <w:t xml:space="preserve">LightGBM </w:t>
      </w:r>
      <w:r>
        <w:rPr>
          <w:rFonts w:ascii="Times New Roman" w:eastAsia="更纱黑体 SC" w:hAnsi="Times New Roman" w:cs="Times New Roman"/>
        </w:rPr>
        <w:t xml:space="preserve">and </w:t>
      </w:r>
      <w:r w:rsidR="00A51825">
        <w:rPr>
          <w:rFonts w:ascii="Times New Roman" w:eastAsia="更纱黑体 SC" w:hAnsi="Times New Roman" w:cs="Times New Roman"/>
        </w:rPr>
        <w:t>XGBoost</w:t>
      </w:r>
      <w:r>
        <w:rPr>
          <w:rFonts w:ascii="Times New Roman" w:eastAsia="更纱黑体 SC" w:hAnsi="Times New Roman" w:cs="Times New Roman"/>
        </w:rPr>
        <w:t xml:space="preserve">; </w:t>
      </w:r>
      <w:r>
        <w:rPr>
          <w:rFonts w:ascii="Times New Roman" w:hAnsi="Times New Roman" w:cs="Times New Roman"/>
        </w:rPr>
        <w:t xml:space="preserve"> </w:t>
      </w:r>
      <w:r>
        <w:rPr>
          <w:rFonts w:ascii="Times New Roman" w:eastAsia="更纱黑体 SC" w:hAnsi="Times New Roman" w:cs="Times New Roman"/>
        </w:rPr>
        <w:t xml:space="preserve">(2) among radiomics features, </w:t>
      </w:r>
      <w:r w:rsidRPr="00E81F40">
        <w:rPr>
          <w:rFonts w:ascii="Times New Roman" w:eastAsia="更纱黑体 SC" w:hAnsi="Times New Roman" w:cs="Times New Roman"/>
          <w:highlight w:val="yellow"/>
        </w:rPr>
        <w:t>texture features (Entropy) and first-order statistical features (90Percentile)</w:t>
      </w:r>
      <w:r>
        <w:rPr>
          <w:rFonts w:ascii="Times New Roman" w:eastAsia="更纱黑体 SC" w:hAnsi="Times New Roman" w:cs="Times New Roman"/>
        </w:rPr>
        <w:t xml:space="preserve"> were key determinants for distinguishing RMPP from non-RMPP;</w:t>
      </w:r>
      <w:r>
        <w:rPr>
          <w:rFonts w:ascii="Times New Roman" w:hAnsi="Times New Roman" w:cs="Times New Roman"/>
        </w:rPr>
        <w:t xml:space="preserve">  </w:t>
      </w:r>
      <w:r>
        <w:rPr>
          <w:rFonts w:ascii="Times New Roman" w:eastAsia="更纱黑体 SC" w:hAnsi="Times New Roman" w:cs="Times New Roman"/>
        </w:rPr>
        <w:t>(3) as a low-radiation and low-cost screening tool, CXR-based machine learning models demonstrate substantial potential for clinical translation.</w:t>
      </w:r>
    </w:p>
    <w:p w14:paraId="19F10085" w14:textId="77777777" w:rsidR="003107BA" w:rsidRDefault="003A3784">
      <w:pPr>
        <w:tabs>
          <w:tab w:val="left" w:pos="1440"/>
        </w:tabs>
        <w:spacing w:line="480" w:lineRule="auto"/>
        <w:rPr>
          <w:rFonts w:ascii="Times New Roman" w:eastAsia="更纱黑体 SC" w:hAnsi="Times New Roman" w:cs="Times New Roman"/>
        </w:rPr>
      </w:pPr>
      <w:r w:rsidRPr="00E81F40">
        <w:rPr>
          <w:rFonts w:ascii="Times New Roman" w:eastAsia="更纱黑体 SC" w:hAnsi="Times New Roman" w:cs="Times New Roman"/>
          <w:highlight w:val="yellow"/>
        </w:rPr>
        <w:t>SHAP analysis showed that firstorder_90Percentile (distribution of high-intensity regions) and glrlm_RunEntropy (degree of textural heterogeneity) were the most important features for predicting RMPP.</w:t>
      </w:r>
      <w:r w:rsidRPr="00E81F40">
        <w:rPr>
          <w:rFonts w:ascii="Times New Roman" w:hAnsi="Times New Roman" w:cs="Times New Roman"/>
          <w:highlight w:val="yellow"/>
        </w:rPr>
        <w:t xml:space="preserve"> </w:t>
      </w:r>
      <w:r w:rsidRPr="00E81F40">
        <w:rPr>
          <w:rFonts w:ascii="Times New Roman" w:eastAsia="更纱黑体 SC" w:hAnsi="Times New Roman" w:cs="Times New Roman"/>
          <w:highlight w:val="yellow"/>
        </w:rPr>
        <w:t>From a pathological perspective, children with RMPP are often accompanied by high-density pulmonary consolidation, necrotic debris deposition, and mucus plugging, which result in higher radiographic density and more complex internal textural heterogeneity on X-ray images.</w:t>
      </w:r>
      <w:r w:rsidRPr="00E81F40">
        <w:rPr>
          <w:rFonts w:ascii="Times New Roman" w:hAnsi="Times New Roman" w:cs="Times New Roman"/>
          <w:highlight w:val="yellow"/>
        </w:rPr>
        <w:t xml:space="preserve"> </w:t>
      </w:r>
      <w:r w:rsidRPr="00E81F40">
        <w:rPr>
          <w:rFonts w:ascii="Times New Roman" w:eastAsia="更纱黑体 SC" w:hAnsi="Times New Roman" w:cs="Times New Roman"/>
          <w:highlight w:val="yellow"/>
        </w:rPr>
        <w:t>In contrast, inflammatory exudation in non-RMPP cases tends to be more homogeneous.</w:t>
      </w:r>
    </w:p>
    <w:p w14:paraId="40360C0E" w14:textId="77777777" w:rsidR="00FD5EAD" w:rsidRDefault="003A3784">
      <w:pPr>
        <w:spacing w:after="60" w:line="240" w:lineRule="auto"/>
      </w:pPr>
      <w:r>
        <w:rPr>
          <w:b/>
          <w:color w:val="CC0000"/>
          <w:sz w:val="20"/>
        </w:rPr>
        <w:t>&gt;&gt;&gt; [</w:t>
      </w:r>
      <w:r>
        <w:rPr>
          <w:b/>
          <w:color w:val="CC0000"/>
          <w:sz w:val="20"/>
        </w:rPr>
        <w:t>补充引用</w:t>
      </w:r>
      <w:r>
        <w:rPr>
          <w:b/>
          <w:color w:val="CC0000"/>
          <w:sz w:val="20"/>
        </w:rPr>
        <w:t xml:space="preserve">] </w:t>
      </w:r>
      <w:r>
        <w:rPr>
          <w:b/>
          <w:color w:val="CC0000"/>
          <w:sz w:val="20"/>
        </w:rPr>
        <w:t>病理</w:t>
      </w:r>
      <w:r>
        <w:rPr>
          <w:b/>
          <w:color w:val="CC0000"/>
          <w:sz w:val="20"/>
        </w:rPr>
        <w:t>-</w:t>
      </w:r>
      <w:r>
        <w:rPr>
          <w:b/>
          <w:color w:val="CC0000"/>
          <w:sz w:val="20"/>
        </w:rPr>
        <w:t>影像关联论述需补充参考文献支持（</w:t>
      </w:r>
      <w:r>
        <w:rPr>
          <w:b/>
          <w:color w:val="CC0000"/>
          <w:sz w:val="20"/>
        </w:rPr>
        <w:t>RMPP</w:t>
      </w:r>
      <w:r>
        <w:rPr>
          <w:b/>
          <w:color w:val="CC0000"/>
          <w:sz w:val="20"/>
        </w:rPr>
        <w:t>影像学表现与病理对照研究文献）。</w:t>
      </w:r>
    </w:p>
    <w:p w14:paraId="2E0A2AA6" w14:textId="1C73C283"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 xml:space="preserve">The model constructed in this study, based on chest X-ray images combined with radiomics, differs from previous studies that primarily focused on CT-based </w:t>
      </w:r>
      <w:r>
        <w:rPr>
          <w:rFonts w:ascii="Times New Roman" w:eastAsia="更纱黑体 SC" w:hAnsi="Times New Roman" w:cs="Times New Roman"/>
        </w:rPr>
        <w:lastRenderedPageBreak/>
        <w:t>approaches.</w:t>
      </w:r>
      <w:r>
        <w:rPr>
          <w:rFonts w:ascii="Times New Roman" w:hAnsi="Times New Roman" w:cs="Times New Roman"/>
        </w:rPr>
        <w:t xml:space="preserve"> </w:t>
      </w:r>
      <w:r>
        <w:rPr>
          <w:rFonts w:ascii="Times New Roman" w:eastAsia="更纱黑体 SC" w:hAnsi="Times New Roman" w:cs="Times New Roman"/>
        </w:rPr>
        <w:t xml:space="preserve">Although the SVM model achieved an AUC of </w:t>
      </w:r>
      <w:r w:rsidRPr="00E81F40">
        <w:rPr>
          <w:rFonts w:ascii="Times New Roman" w:eastAsia="更纱黑体 SC" w:hAnsi="Times New Roman" w:cs="Times New Roman"/>
          <w:highlight w:val="yellow"/>
        </w:rPr>
        <w:t>0.</w:t>
      </w:r>
      <w:r w:rsidR="00E81F40" w:rsidRPr="00E81F40">
        <w:rPr>
          <w:rFonts w:ascii="Times New Roman" w:eastAsia="更纱黑体 SC" w:hAnsi="Times New Roman" w:cs="Times New Roman" w:hint="eastAsia"/>
          <w:highlight w:val="yellow"/>
        </w:rPr>
        <w:t>705</w:t>
      </w:r>
      <w:r>
        <w:rPr>
          <w:rFonts w:ascii="Times New Roman" w:eastAsia="更纱黑体 SC" w:hAnsi="Times New Roman" w:cs="Times New Roman"/>
        </w:rPr>
        <w:t xml:space="preserve"> in the validation set—lower than some CT-based RMPP prediction </w:t>
      </w:r>
      <w:r w:rsidRPr="00926095">
        <w:rPr>
          <w:rFonts w:ascii="Times New Roman" w:eastAsia="更纱黑体 SC" w:hAnsi="Times New Roman" w:cs="Times New Roman"/>
        </w:rPr>
        <w:t>m</w:t>
      </w:r>
      <w:r w:rsidRPr="000F38B9">
        <w:rPr>
          <w:rFonts w:ascii="Times New Roman" w:eastAsia="更纱黑体 SC" w:hAnsi="Times New Roman" w:cs="Times New Roman"/>
        </w:rPr>
        <w:t xml:space="preserve">odels </w:t>
      </w:r>
      <w:r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{"citationID":"HLcDOkBQ","properties":{"formattedCitation":"(14)","plainCitation":"(14)","noteIndex":0},"citationItems":[{"id":1508,"uris":["http://zotero.org/users/14750203/items/ISMLA46J"],"itemData":{"id":1508,"type":"article-journal","abstract":"In recent years, the incidence of refractory Mycoplasma pneumoniae pneumonia (RMPP) has significantly risen, posing severe pulmonary and extrapulmonary complications, making early identification a challenge for clinicians. In this retrospective single-center study, we included patients diagnosed with Mycoplasma pneumoniae pneumonia in 2021, categorizing them into RMPP and non-RMPP groups. Univariate regression analysis initially identified variables associated with RMPP. Seven mainstream machine learning methods were then employed to construct predictive models, evaluated for reliability and robustness through tenfold cross-validation and sensitivity analysis. Ultimately, the optimal predictive model was selected using multidimensional metric assessments, and SHAP analysis identified key predictive factors related to RMPP. Twenty-nine factors from various dimensions were found to be associated with RMPP and used to build the predictive model. The XGBoost model demonstrated high predictive capability with an accuracy of 0.80 and an AUC of 0.93. Ten-fold cross-validation and sensitivity analysis confirmed the model’s robustness and reliability. SHAP analysis interpreted the final model with 8 key features. These features include fever duration, macrolide treatment before hospitalization, severe Mycoplasma pneumoniae pneumonia, lactate dehydrogenase, neutrophil-to-lymphocyte ratio, alanine aminotransferase, peak fever, and extensive lung consolidation. This simple, effective predictive model enhances clinicians’ understanding and aids early identification of RMPP.","call-number":"2","container-title":"Scientific Reports","DOI":"10.1038/s41598-025-02962-4","ISSN":"2045-2322","issue":"1","journalAbbreviation":"Sci Rep","language":"en","license":"2025 The Author(s)","note":"TLDR: A simple, effective predictive model is presented that enhances clinicians’ understanding and aids early identification of RMPP, and demonstrates high predictive capability with an accuracy of 0.80 and an AUC of 0.93.\ntitleTranslation: </w:instrText>
      </w:r>
      <w:r w:rsidR="00185121" w:rsidRPr="000F38B9">
        <w:rPr>
          <w:rFonts w:ascii="Times New Roman" w:eastAsia="更纱黑体 SC" w:hAnsi="Times New Roman" w:cs="Times New Roman"/>
        </w:rPr>
        <w:instrText>使用多种机器学习方法预测和解释难治性肺炎支原体肺炎的关键特征</w:instrText>
      </w:r>
      <w:r w:rsidR="00185121" w:rsidRPr="000F38B9">
        <w:rPr>
          <w:rFonts w:ascii="Times New Roman" w:eastAsia="更纱黑体 SC" w:hAnsi="Times New Roman" w:cs="Times New Roman"/>
        </w:rPr>
        <w:instrText xml:space="preserve">","page":"18029","publisher":"Nature Publishing Group","source":"3.8","title":"Predicting and interpreting key features of refractory Mycoplasma pneumoniae pneumonia using multiple machine learning methods","volume":"15","author":[{"family":"Jiang","given":"Yuhan"},{"family":"Wang","given":"Xu"},{"family":"Li","given":"Li"},{"family":"Wang","given":"Yifan"},{"family":"Wang","given":"Xuelin"},{"family":"Zou","given":"Yingxue"}],"issued":{"date-parts":[["2025",5,23]]}}}],"schema":"https://github.com/citation-style-language/schema/raw/master/csl-citation.json"} </w:instrText>
      </w:r>
      <w:r w:rsidRPr="000F38B9">
        <w:rPr>
          <w:rFonts w:ascii="Times New Roman" w:eastAsia="更纱黑体 SC" w:hAnsi="Times New Roman" w:cs="Times New Roman"/>
        </w:rPr>
        <w:fldChar w:fldCharType="separate"/>
      </w:r>
      <w:r w:rsidR="00185121" w:rsidRPr="000F38B9">
        <w:rPr>
          <w:rFonts w:ascii="Times New Roman" w:hAnsi="Times New Roman" w:cs="Times New Roman"/>
        </w:rPr>
        <w:t>(14)</w:t>
      </w:r>
      <w:r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 Bu</w:t>
      </w:r>
      <w:r w:rsidRPr="00926095">
        <w:rPr>
          <w:rFonts w:ascii="Times New Roman" w:eastAsia="更纱黑体 SC" w:hAnsi="Times New Roman" w:cs="Times New Roman"/>
        </w:rPr>
        <w:t xml:space="preserve">t </w:t>
      </w:r>
      <w:r>
        <w:rPr>
          <w:rFonts w:ascii="Times New Roman" w:eastAsia="更纱黑体 SC" w:hAnsi="Times New Roman" w:cs="Times New Roman"/>
        </w:rPr>
        <w:t>it remains suitable as a preliminary screening tool prior to further CT examinations when clinical benefits and risks are considered.</w:t>
      </w:r>
      <w:r>
        <w:rPr>
          <w:rFonts w:ascii="Times New Roman" w:hAnsi="Times New Roman" w:cs="Times New Roman"/>
        </w:rPr>
        <w:t xml:space="preserve"> </w:t>
      </w:r>
      <w:r>
        <w:rPr>
          <w:rFonts w:ascii="Times New Roman" w:eastAsia="更纱黑体 SC" w:hAnsi="Times New Roman" w:cs="Times New Roman"/>
        </w:rPr>
        <w:t>Although CT provides more detailed anatomical information, its radiation dose is tens to hundreds of times higher than that of CXR and is therefore not recommended as a routine first-line examination or follow-up modality for pediatric pneumonia.</w:t>
      </w:r>
      <w:r>
        <w:rPr>
          <w:rFonts w:ascii="Times New Roman" w:hAnsi="Times New Roman" w:cs="Times New Roman"/>
        </w:rPr>
        <w:t xml:space="preserve"> </w:t>
      </w:r>
      <w:r>
        <w:rPr>
          <w:rFonts w:ascii="Times New Roman" w:eastAsia="更纱黑体 SC" w:hAnsi="Times New Roman" w:cs="Times New Roman"/>
        </w:rPr>
        <w:t>The value of this study lies in extracting high-throughput quantitative information from X-ray images with relatively limited visual information, uncovering features that are imperceptible to the human eye.</w:t>
      </w:r>
      <w:r>
        <w:rPr>
          <w:rFonts w:ascii="Times New Roman" w:hAnsi="Times New Roman" w:cs="Times New Roman"/>
          <w:color w:val="000000"/>
        </w:rPr>
        <w:t xml:space="preserve"> </w:t>
      </w:r>
      <w:r>
        <w:rPr>
          <w:rFonts w:ascii="Times New Roman" w:eastAsia="更纱黑体 SC" w:hAnsi="Times New Roman" w:cs="Times New Roman"/>
        </w:rPr>
        <w:t>It provides a low-radiation auxiliary way for early warning of RMPP.</w:t>
      </w:r>
      <w:r>
        <w:rPr>
          <w:rFonts w:ascii="Times New Roman" w:hAnsi="Times New Roman" w:cs="Times New Roman"/>
        </w:rPr>
        <w:t xml:space="preserve"> </w:t>
      </w:r>
      <w:r>
        <w:rPr>
          <w:rFonts w:ascii="Times New Roman" w:eastAsia="更纱黑体 SC" w:hAnsi="Times New Roman" w:cs="Times New Roman"/>
        </w:rPr>
        <w:t>Especially in primary care settings or outpatient screening scenarios, CXR-based models may offer superior practicality and accessibility compared with CT.</w:t>
      </w:r>
    </w:p>
    <w:p w14:paraId="67312777" w14:textId="7507F14B"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 xml:space="preserve">Although </w:t>
      </w:r>
      <w:r w:rsidR="00E81F40">
        <w:rPr>
          <w:rFonts w:ascii="Times New Roman" w:eastAsia="更纱黑体 SC" w:hAnsi="Times New Roman" w:cs="Times New Roman" w:hint="eastAsia"/>
        </w:rPr>
        <w:t xml:space="preserve">XGBoost </w:t>
      </w:r>
      <w:r w:rsidR="00E81F40">
        <w:rPr>
          <w:rFonts w:ascii="Times New Roman" w:eastAsia="更纱黑体 SC" w:hAnsi="Times New Roman" w:cs="Times New Roman"/>
        </w:rPr>
        <w:t>and</w:t>
      </w:r>
      <w:r w:rsidR="00E81F40">
        <w:rPr>
          <w:rFonts w:ascii="Times New Roman" w:eastAsia="更纱黑体 SC" w:hAnsi="Times New Roman" w:cs="Times New Roman" w:hint="eastAsia"/>
        </w:rPr>
        <w:t xml:space="preserve"> </w:t>
      </w:r>
      <w:r>
        <w:rPr>
          <w:rFonts w:ascii="Times New Roman" w:eastAsia="更纱黑体 SC" w:hAnsi="Times New Roman" w:cs="Times New Roman"/>
        </w:rPr>
        <w:t>LightGBM demonstrated extremely high fitting performance in the training set, their performance declined markedly in the validation set, indicating substantial overfitting.</w:t>
      </w:r>
      <w:r>
        <w:rPr>
          <w:rFonts w:ascii="Times New Roman" w:hAnsi="Times New Roman" w:cs="Times New Roman"/>
        </w:rPr>
        <w:t xml:space="preserve"> </w:t>
      </w:r>
      <w:r>
        <w:rPr>
          <w:rFonts w:ascii="Times New Roman" w:eastAsia="更纱黑体 SC" w:hAnsi="Times New Roman" w:cs="Times New Roman"/>
        </w:rPr>
        <w:t>This phenomenon may be attributed to the high-dimensional nature of radiomics features and the inherent noise in medical imaging data.</w:t>
      </w:r>
      <w:r>
        <w:rPr>
          <w:rFonts w:ascii="Times New Roman" w:hAnsi="Times New Roman" w:cs="Times New Roman"/>
        </w:rPr>
        <w:t xml:space="preserve"> </w:t>
      </w:r>
      <w:r>
        <w:rPr>
          <w:rFonts w:ascii="Times New Roman" w:eastAsia="更纱黑体 SC" w:hAnsi="Times New Roman" w:cs="Times New Roman"/>
        </w:rPr>
        <w:t>In contrast, SVM demonstrated greater robustness when handling data with strong feature correlations.</w:t>
      </w:r>
      <w:r>
        <w:rPr>
          <w:rFonts w:ascii="Times New Roman" w:hAnsi="Times New Roman" w:cs="Times New Roman"/>
        </w:rPr>
        <w:t xml:space="preserve"> </w:t>
      </w:r>
      <w:r>
        <w:rPr>
          <w:rFonts w:ascii="Times New Roman" w:eastAsia="更纱黑体 SC" w:hAnsi="Times New Roman" w:cs="Times New Roman"/>
        </w:rPr>
        <w:t>These findings suggest that in this and similar studies, complex ensemble models are not necessarily superior to classical linear or kernel-based models.</w:t>
      </w:r>
      <w:r w:rsidR="00C43C1B" w:rsidRPr="00C43C1B">
        <w:rPr>
          <w:rFonts w:ascii="Times New Roman" w:eastAsia="更纱黑体 SC" w:hAnsi="Times New Roman" w:cs="Times New Roman"/>
        </w:rPr>
        <w:t xml:space="preserve"> In clinical practice for pediatric RMPP, a high-precision model is invaluable as it provides high-confidence alerts, helping clinicians minimize unnecessary invasive interventions for non-refractory patients while maintaining favorable overall discriminative ability and calibration (</w:t>
      </w:r>
      <w:r w:rsidR="00C43C1B" w:rsidRPr="00E81F40">
        <w:rPr>
          <w:rFonts w:ascii="Times New Roman" w:eastAsia="更纱黑体 SC" w:hAnsi="Times New Roman" w:cs="Times New Roman"/>
          <w:highlight w:val="yellow"/>
        </w:rPr>
        <w:t>Brier score = 0.21</w:t>
      </w:r>
      <w:r w:rsidR="00E81F40" w:rsidRPr="00E81F40">
        <w:rPr>
          <w:rFonts w:ascii="Times New Roman" w:eastAsia="更纱黑体 SC" w:hAnsi="Times New Roman" w:cs="Times New Roman" w:hint="eastAsia"/>
          <w:highlight w:val="yellow"/>
        </w:rPr>
        <w:t>3</w:t>
      </w:r>
      <w:r w:rsidR="00C43C1B" w:rsidRPr="00C43C1B">
        <w:rPr>
          <w:rFonts w:ascii="Times New Roman" w:eastAsia="更纱黑体 SC" w:hAnsi="Times New Roman" w:cs="Times New Roman"/>
        </w:rPr>
        <w:t>).</w:t>
      </w:r>
    </w:p>
    <w:p w14:paraId="51A58ECE" w14:textId="507F891F"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 xml:space="preserve">The objective of this study was to develop a lightweight and easily deployable RMPP prediction model; therefore, </w:t>
      </w:r>
      <w:r w:rsidR="00E81F40" w:rsidRPr="00E81F40">
        <w:rPr>
          <w:rFonts w:ascii="Times New Roman" w:eastAsia="更纱黑体 SC" w:hAnsi="Times New Roman" w:cs="Times New Roman" w:hint="eastAsia"/>
          <w:highlight w:val="yellow"/>
        </w:rPr>
        <w:t xml:space="preserve">age was the only </w:t>
      </w:r>
      <w:r w:rsidRPr="00E81F40">
        <w:rPr>
          <w:rFonts w:ascii="Times New Roman" w:eastAsia="更纱黑体 SC" w:hAnsi="Times New Roman" w:cs="Times New Roman"/>
          <w:highlight w:val="yellow"/>
        </w:rPr>
        <w:t>clinical variable incorporated</w:t>
      </w:r>
      <w:r>
        <w:rPr>
          <w:rFonts w:ascii="Times New Roman" w:eastAsia="更纱黑体 SC" w:hAnsi="Times New Roman" w:cs="Times New Roman"/>
        </w:rPr>
        <w:t>.</w:t>
      </w:r>
      <w:r>
        <w:rPr>
          <w:rFonts w:ascii="Times New Roman" w:hAnsi="Times New Roman" w:cs="Times New Roman"/>
        </w:rPr>
        <w:t xml:space="preserve"> </w:t>
      </w:r>
      <w:r>
        <w:rPr>
          <w:rFonts w:ascii="Times New Roman" w:eastAsia="更纱黑体 SC" w:hAnsi="Times New Roman" w:cs="Times New Roman"/>
        </w:rPr>
        <w:t xml:space="preserve">Many </w:t>
      </w:r>
      <w:r>
        <w:rPr>
          <w:rFonts w:ascii="Times New Roman" w:eastAsia="更纱黑体 SC" w:hAnsi="Times New Roman" w:cs="Times New Roman"/>
        </w:rPr>
        <w:lastRenderedPageBreak/>
        <w:t>laboratory test results require several hours to obtain, whereas chest X-ray imaging can typically be completed shortly after hospital admission.</w:t>
      </w:r>
      <w:r>
        <w:rPr>
          <w:rFonts w:ascii="Times New Roman" w:hAnsi="Times New Roman" w:cs="Times New Roman"/>
        </w:rPr>
        <w:t xml:space="preserve"> </w:t>
      </w:r>
      <w:r>
        <w:rPr>
          <w:rFonts w:ascii="Times New Roman" w:eastAsia="更纱黑体 SC" w:hAnsi="Times New Roman" w:cs="Times New Roman"/>
        </w:rPr>
        <w:t>Moreover, the model can be directly integrated into hospital’</w:t>
      </w:r>
      <w:r>
        <w:rPr>
          <w:rFonts w:ascii="Times New Roman" w:eastAsia="更纱黑体 SC" w:hAnsi="Times New Roman" w:cs="Times New Roman" w:hint="eastAsia"/>
        </w:rPr>
        <w:t>s</w:t>
      </w:r>
      <w:r>
        <w:rPr>
          <w:rFonts w:ascii="Times New Roman" w:eastAsia="更纱黑体 SC" w:hAnsi="Times New Roman" w:cs="Times New Roman"/>
        </w:rPr>
        <w:t xml:space="preserve"> picture archiving and communication system </w:t>
      </w:r>
      <w:r>
        <w:rPr>
          <w:rFonts w:ascii="Times New Roman" w:eastAsia="更纱黑体 SC" w:hAnsi="Times New Roman" w:cs="Times New Roman" w:hint="eastAsia"/>
        </w:rPr>
        <w:t>(</w:t>
      </w:r>
      <w:r>
        <w:rPr>
          <w:rFonts w:ascii="Times New Roman" w:eastAsia="更纱黑体 SC" w:hAnsi="Times New Roman" w:cs="Times New Roman"/>
        </w:rPr>
        <w:t>PACS</w:t>
      </w:r>
      <w:r>
        <w:rPr>
          <w:rFonts w:ascii="Times New Roman" w:eastAsia="更纱黑体 SC" w:hAnsi="Times New Roman" w:cs="Times New Roman" w:hint="eastAsia"/>
        </w:rPr>
        <w:t>)</w:t>
      </w:r>
      <w:r>
        <w:rPr>
          <w:rFonts w:ascii="Times New Roman" w:eastAsia="更纱黑体 SC" w:hAnsi="Times New Roman" w:cs="Times New Roman"/>
        </w:rPr>
        <w:t xml:space="preserve"> systems without requiring manual input of laboratory results, thereby enhancing clinical operability.</w:t>
      </w:r>
      <w:r>
        <w:rPr>
          <w:rFonts w:ascii="Times New Roman" w:hAnsi="Times New Roman" w:cs="Times New Roman"/>
        </w:rPr>
        <w:t xml:space="preserve"> </w:t>
      </w:r>
      <w:r>
        <w:rPr>
          <w:rFonts w:ascii="Times New Roman" w:eastAsia="更纱黑体 SC" w:hAnsi="Times New Roman" w:cs="Times New Roman"/>
        </w:rPr>
        <w:t>In addition, the core value of radiomics models lies in extracting high-throughput features that provide complementary information beyond visual assessment.</w:t>
      </w:r>
    </w:p>
    <w:p w14:paraId="74793898" w14:textId="77777777" w:rsidR="00FD5EAD" w:rsidRDefault="003A3784">
      <w:pPr>
        <w:spacing w:after="60" w:line="240" w:lineRule="auto"/>
      </w:pPr>
      <w:r>
        <w:rPr>
          <w:b/>
          <w:color w:val="CC0000"/>
          <w:sz w:val="20"/>
        </w:rPr>
        <w:t>&gt;&gt;&gt; [</w:t>
      </w:r>
      <w:r>
        <w:rPr>
          <w:b/>
          <w:color w:val="CC0000"/>
          <w:sz w:val="20"/>
        </w:rPr>
        <w:t>新增讨论</w:t>
      </w:r>
      <w:r>
        <w:rPr>
          <w:b/>
          <w:color w:val="CC0000"/>
          <w:sz w:val="20"/>
        </w:rPr>
        <w:t xml:space="preserve">] </w:t>
      </w:r>
      <w:r>
        <w:rPr>
          <w:b/>
          <w:color w:val="CC0000"/>
          <w:sz w:val="20"/>
        </w:rPr>
        <w:t>建议补充：</w:t>
      </w:r>
      <w:r>
        <w:rPr>
          <w:b/>
          <w:color w:val="CC0000"/>
          <w:sz w:val="20"/>
        </w:rPr>
        <w:t>(1)</w:t>
      </w:r>
      <w:r>
        <w:rPr>
          <w:b/>
          <w:color w:val="CC0000"/>
          <w:sz w:val="20"/>
        </w:rPr>
        <w:t>敏感性分析：加入</w:t>
      </w:r>
      <w:r>
        <w:rPr>
          <w:b/>
          <w:color w:val="CC0000"/>
          <w:sz w:val="20"/>
        </w:rPr>
        <w:t>CRP</w:t>
      </w:r>
      <w:r>
        <w:rPr>
          <w:b/>
          <w:color w:val="CC0000"/>
          <w:sz w:val="20"/>
        </w:rPr>
        <w:t>、</w:t>
      </w:r>
      <w:r>
        <w:rPr>
          <w:b/>
          <w:color w:val="CC0000"/>
          <w:sz w:val="20"/>
        </w:rPr>
        <w:t>LDH</w:t>
      </w:r>
      <w:r>
        <w:rPr>
          <w:b/>
          <w:color w:val="CC0000"/>
          <w:sz w:val="20"/>
        </w:rPr>
        <w:t>、发热持续时间后模型性能是否提升？</w:t>
      </w:r>
      <w:r>
        <w:rPr>
          <w:b/>
          <w:color w:val="CC0000"/>
          <w:sz w:val="20"/>
        </w:rPr>
        <w:t>(2)</w:t>
      </w:r>
      <w:r>
        <w:rPr>
          <w:b/>
          <w:color w:val="CC0000"/>
          <w:sz w:val="20"/>
        </w:rPr>
        <w:t>与纯临床基线模型对比，论证影像组学的增量价值。</w:t>
      </w:r>
    </w:p>
    <w:p w14:paraId="5E1CE09C" w14:textId="71792F21" w:rsidR="003107BA" w:rsidRDefault="003A3784">
      <w:pPr>
        <w:tabs>
          <w:tab w:val="left" w:pos="1440"/>
        </w:tabs>
        <w:spacing w:line="480" w:lineRule="auto"/>
        <w:rPr>
          <w:rFonts w:ascii="Times New Roman" w:eastAsia="更纱黑体 SC" w:hAnsi="Times New Roman" w:cs="Times New Roman"/>
        </w:rPr>
      </w:pPr>
      <w:r w:rsidRPr="001C0A45">
        <w:rPr>
          <w:rFonts w:ascii="Times New Roman" w:eastAsia="更纱黑体 SC" w:hAnsi="Times New Roman" w:cs="Times New Roman"/>
        </w:rPr>
        <w:t>T</w:t>
      </w:r>
      <w:r w:rsidRPr="00926095">
        <w:rPr>
          <w:rFonts w:ascii="Times New Roman" w:eastAsia="更纱黑体 SC" w:hAnsi="Times New Roman" w:cs="Times New Roman"/>
        </w:rPr>
        <w:t xml:space="preserve">he segmentation tool used in this study, </w:t>
      </w:r>
      <w:r w:rsidRPr="00926095">
        <w:rPr>
          <w:rFonts w:ascii="Times New Roman" w:eastAsia="更纱黑体 SC" w:hAnsi="Times New Roman" w:cs="Times New Roman"/>
          <w:i/>
          <w:iCs/>
        </w:rPr>
        <w:t>isat-sam</w:t>
      </w:r>
      <w:r w:rsidRPr="00926095">
        <w:rPr>
          <w:rFonts w:ascii="Times New Roman" w:eastAsia="更纱黑体 SC" w:hAnsi="Times New Roman" w:cs="Times New Roman"/>
        </w:rPr>
        <w:t>, is based on the Meta SAM2 m</w:t>
      </w:r>
      <w:r w:rsidRPr="000F38B9">
        <w:rPr>
          <w:rFonts w:ascii="Times New Roman" w:eastAsia="更纱黑体 SC" w:hAnsi="Times New Roman" w:cs="Times New Roman"/>
        </w:rPr>
        <w:t xml:space="preserve">odel </w:t>
      </w:r>
      <w:r w:rsidRPr="000F38B9">
        <w:rPr>
          <w:rFonts w:ascii="Times New Roman" w:eastAsia="更纱黑体 SC" w:hAnsi="Times New Roman" w:cs="Times New Roman"/>
        </w:rPr>
        <w:fldChar w:fldCharType="begin"/>
      </w:r>
      <w:r w:rsidR="00185121" w:rsidRPr="000F38B9">
        <w:rPr>
          <w:rFonts w:ascii="Times New Roman" w:eastAsia="更纱黑体 SC" w:hAnsi="Times New Roman" w:cs="Times New Roman"/>
        </w:rPr>
        <w:instrText xml:space="preserve"> ADDIN ZOTERO_ITEM CSL_CITATION {"citationID":"2BgttHmx","properties":{"formattedCitation":"(15)","plainCitation":"(15)","noteIndex":0},"citationItems":[{"id":1575,"uris":["http://zotero.org/users/14750203/items/FVFV5S4K"],"itemData":{"id":1575,"type":"article","abstract":"We present Segment Anything Model 2 (SAM 2), a foundation model towards solving promptable visual segmentation in images and videos. We build a data engine, which improves model and data via user interaction, to collect the largest video segmentation dataset to date. Our model is a simple transformer architecture with streaming memory for real-time video processing. SAM 2 trained on our data provides strong performance across a wide range of tasks. In video segmentation, we observe better accuracy, using 3x fewer interactions than prior approaches. In image segmentation, our model is more accurate and 6x faster than the Segment Anything Model (SAM). We believe that our data, model, and insights will serve as a significant milestone for video segmentation and related perception tasks. We are releasing our main model, dataset, as well as code for model training and our demo.","DOI":"10.48550/arXiv.2408.00714","language":"en","note":"arXiv:2408.00714 [cs]\nremark: sam\nTLDR: A data engine is built, which improves model and data via user interaction, to collect the largest video segmentation dataset to date, and a simple transformer architecture with streaming memory for real-time video processing.\ntitleTranslation: </w:instrText>
      </w:r>
      <w:r w:rsidR="00185121" w:rsidRPr="000F38B9">
        <w:rPr>
          <w:rFonts w:ascii="Times New Roman" w:eastAsia="更纱黑体 SC" w:hAnsi="Times New Roman" w:cs="Times New Roman"/>
        </w:rPr>
        <w:instrText>【</w:instrText>
      </w:r>
      <w:r w:rsidR="00185121" w:rsidRPr="000F38B9">
        <w:rPr>
          <w:rFonts w:ascii="Times New Roman" w:eastAsia="更纱黑体 SC" w:hAnsi="Times New Roman" w:cs="Times New Roman"/>
        </w:rPr>
        <w:instrText>SAM 2</w:instrText>
      </w:r>
      <w:r w:rsidR="00185121" w:rsidRPr="000F38B9">
        <w:rPr>
          <w:rFonts w:ascii="Times New Roman" w:eastAsia="更纱黑体 SC" w:hAnsi="Times New Roman" w:cs="Times New Roman"/>
        </w:rPr>
        <w:instrText>】分割图像和视频中的任何内容</w:instrText>
      </w:r>
      <w:r w:rsidR="00185121" w:rsidRPr="000F38B9">
        <w:rPr>
          <w:rFonts w:ascii="Times New Roman" w:eastAsia="更纱黑体 SC" w:hAnsi="Times New Roman" w:cs="Times New Roman"/>
        </w:rPr>
        <w:instrText xml:space="preserve">","number":"arXiv:2408.00714","publisher":"arXiv","source":"arXiv.org","title":"SAM 2: Segment Anything in Images and Videos","title-short":"SAM 2","URL":"http://arxiv.org/abs/2408.00714","author":[{"family":"Ravi","given":"Nikhila"},{"family":"Gabeur","given":"Valentin"},{"family":"Hu","given":"Yuan-Ting"},{"family":"Hu","given":"Ronghang"},{"family":"Ryali","given":"Chaitanya"},{"family":"Ma","given":"Tengyu"},{"family":"Khedr","given":"Haitham"},{"family":"Rädle","given":"Roman"},{"family":"Rolland","given":"Chloe"},{"family":"Gustafson","given":"Laura"},{"family":"Mintun","given":"Eric"},{"family":"Pan","given":"Junting"},{"family":"Alwala","given":"Kalyan Vasudev"},{"family":"Carion","given":"Nicolas"},{"family":"Wu","given":"Chao-Yuan"},{"family":"Girshick","given":"Ross"},{"family":"Dollár","given":"Piotr"},{"family":"Feichtenhofer","given":"Christoph"}],"accessed":{"date-parts":[["2025",12,17]]},"issued":{"date-parts":[["2024",10,28]]}}}],"schema":"https://github.com/citation-style-language/schema/raw/master/csl-citation.json"} </w:instrText>
      </w:r>
      <w:r w:rsidRPr="000F38B9">
        <w:rPr>
          <w:rFonts w:ascii="Times New Roman" w:eastAsia="更纱黑体 SC" w:hAnsi="Times New Roman" w:cs="Times New Roman"/>
        </w:rPr>
        <w:fldChar w:fldCharType="separate"/>
      </w:r>
      <w:r w:rsidR="00185121" w:rsidRPr="000F38B9">
        <w:rPr>
          <w:rFonts w:ascii="Times New Roman" w:hAnsi="Times New Roman" w:cs="Times New Roman"/>
        </w:rPr>
        <w:t>(15)</w:t>
      </w:r>
      <w:r w:rsidRPr="000F38B9">
        <w:rPr>
          <w:rFonts w:ascii="Times New Roman" w:eastAsia="更纱黑体 SC" w:hAnsi="Times New Roman" w:cs="Times New Roman"/>
        </w:rPr>
        <w:fldChar w:fldCharType="end"/>
      </w:r>
      <w:r w:rsidRPr="000F38B9">
        <w:rPr>
          <w:rFonts w:ascii="Times New Roman" w:eastAsia="更纱黑体 SC" w:hAnsi="Times New Roman" w:cs="Times New Roman"/>
        </w:rPr>
        <w:t>. Unlike traditional manual delineation, SAM2 is based on a vision Transforme</w:t>
      </w:r>
      <w:r w:rsidRPr="001C0A45">
        <w:rPr>
          <w:rFonts w:ascii="Times New Roman" w:eastAsia="更纱黑体 SC" w:hAnsi="Times New Roman" w:cs="Times New Roman"/>
        </w:rPr>
        <w:t>r architec</w:t>
      </w:r>
      <w:r>
        <w:rPr>
          <w:rFonts w:ascii="Times New Roman" w:eastAsia="更纱黑体 SC" w:hAnsi="Times New Roman" w:cs="Times New Roman"/>
        </w:rPr>
        <w:t>ture and offers high consistency and strong boundary adherence. This method, as a standardized process, can significantly reduce errors from manual delineating and ensure the robustness of feature extraction. To ensure segmentation reliability, all mask delineations were reviewed and corrected by experienced radiologists.</w:t>
      </w:r>
    </w:p>
    <w:p w14:paraId="697D124E" w14:textId="77777777" w:rsidR="00FD5EAD" w:rsidRDefault="003A3784">
      <w:pPr>
        <w:spacing w:after="60" w:line="240" w:lineRule="auto"/>
      </w:pPr>
      <w:r>
        <w:rPr>
          <w:b/>
          <w:color w:val="CC0000"/>
          <w:sz w:val="20"/>
        </w:rPr>
        <w:t>&gt;&gt;&gt; [</w:t>
      </w:r>
      <w:r>
        <w:rPr>
          <w:b/>
          <w:color w:val="CC0000"/>
          <w:sz w:val="20"/>
        </w:rPr>
        <w:t>修改</w:t>
      </w:r>
      <w:r>
        <w:rPr>
          <w:b/>
          <w:color w:val="CC0000"/>
          <w:sz w:val="20"/>
        </w:rPr>
        <w:t>] "high consistency and strong boundary adherence"</w:t>
      </w:r>
      <w:r>
        <w:rPr>
          <w:b/>
          <w:color w:val="CC0000"/>
          <w:sz w:val="20"/>
        </w:rPr>
        <w:t>缺乏定量数据支撑，需补充</w:t>
      </w:r>
      <w:r>
        <w:rPr>
          <w:b/>
          <w:color w:val="CC0000"/>
          <w:sz w:val="20"/>
        </w:rPr>
        <w:t>ICC/Dice</w:t>
      </w:r>
      <w:r>
        <w:rPr>
          <w:b/>
          <w:color w:val="CC0000"/>
          <w:sz w:val="20"/>
        </w:rPr>
        <w:t>后才可保留此论断。</w:t>
      </w:r>
    </w:p>
    <w:p w14:paraId="25B2631D" w14:textId="27616626"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This study has several limitations:</w:t>
      </w:r>
      <w:r>
        <w:rPr>
          <w:rFonts w:ascii="Times New Roman" w:hAnsi="Times New Roman" w:cs="Times New Roman"/>
        </w:rPr>
        <w:t xml:space="preserve"> </w:t>
      </w:r>
      <w:r>
        <w:rPr>
          <w:rFonts w:ascii="Times New Roman" w:eastAsia="更纱黑体 SC" w:hAnsi="Times New Roman" w:cs="Times New Roman"/>
        </w:rPr>
        <w:t>(1) This was a single-center retrospective study lacking an external independent validation cohort, and the generalizability of the model requires further verification through multicenter studies;</w:t>
      </w:r>
      <w:r>
        <w:rPr>
          <w:rFonts w:ascii="Times New Roman" w:hAnsi="Times New Roman" w:cs="Times New Roman"/>
        </w:rPr>
        <w:t xml:space="preserve"> </w:t>
      </w:r>
      <w:r>
        <w:rPr>
          <w:rFonts w:ascii="Times New Roman" w:eastAsia="更纱黑体 SC" w:hAnsi="Times New Roman" w:cs="Times New Roman"/>
        </w:rPr>
        <w:t xml:space="preserve">(2) </w:t>
      </w:r>
      <w:r w:rsidR="00C7016B">
        <w:rPr>
          <w:rFonts w:ascii="Times New Roman" w:eastAsia="更纱黑体 SC" w:hAnsi="Times New Roman" w:cs="Times New Roman" w:hint="eastAsia"/>
        </w:rPr>
        <w:t>T</w:t>
      </w:r>
      <w:r w:rsidR="00C7016B" w:rsidRPr="00C7016B">
        <w:rPr>
          <w:rFonts w:ascii="Times New Roman" w:eastAsia="更纱黑体 SC" w:hAnsi="Times New Roman" w:cs="Times New Roman"/>
        </w:rPr>
        <w:t xml:space="preserve">he proportion of RMPP cases in our study was higher than that of non-RMPP cases. This is primarily attributed to the hospital-based retrospective design. </w:t>
      </w:r>
      <w:r w:rsidR="00C7016B">
        <w:rPr>
          <w:rFonts w:ascii="Times New Roman" w:eastAsia="更纱黑体 SC" w:hAnsi="Times New Roman" w:cs="Times New Roman" w:hint="eastAsia"/>
        </w:rPr>
        <w:t xml:space="preserve">We </w:t>
      </w:r>
      <w:r w:rsidR="00C7016B" w:rsidRPr="00C7016B">
        <w:rPr>
          <w:rFonts w:ascii="Times New Roman" w:eastAsia="更纱黑体 SC" w:hAnsi="Times New Roman" w:cs="Times New Roman"/>
        </w:rPr>
        <w:t>predominantly admits children with severe or persistent symptoms who fail to respond to initial outpatient treatment. This inclusion bias reflects the clinical reality of inpatient populations but may not represent the general prevalence of RMPP among all children with MPP.</w:t>
      </w:r>
      <w:r>
        <w:rPr>
          <w:rFonts w:ascii="Times New Roman" w:hAnsi="Times New Roman" w:cs="Times New Roman"/>
        </w:rPr>
        <w:t xml:space="preserve"> </w:t>
      </w:r>
      <w:r>
        <w:rPr>
          <w:rFonts w:ascii="Times New Roman" w:eastAsia="更纱黑体 SC" w:hAnsi="Times New Roman" w:cs="Times New Roman"/>
        </w:rPr>
        <w:t xml:space="preserve">(3) </w:t>
      </w:r>
      <w:r w:rsidR="007E0DF5" w:rsidRPr="007E0DF5">
        <w:rPr>
          <w:rFonts w:ascii="Times New Roman" w:eastAsia="更纱黑体 SC" w:hAnsi="Times New Roman" w:cs="Times New Roman"/>
        </w:rPr>
        <w:t xml:space="preserve">While age was incorporated as a clinical predictor, other laboratory biomarkers were excluded to prioritize the development of a lightweight and rapidly deployable </w:t>
      </w:r>
      <w:r w:rsidR="007E0DF5" w:rsidRPr="007E0DF5">
        <w:rPr>
          <w:rFonts w:ascii="Times New Roman" w:eastAsia="更纱黑体 SC" w:hAnsi="Times New Roman" w:cs="Times New Roman"/>
        </w:rPr>
        <w:lastRenderedPageBreak/>
        <w:t>screening tool</w:t>
      </w:r>
      <w:r w:rsidR="007E0DF5">
        <w:rPr>
          <w:rFonts w:ascii="Times New Roman" w:eastAsia="更纱黑体 SC" w:hAnsi="Times New Roman" w:cs="Times New Roman" w:hint="eastAsia"/>
        </w:rPr>
        <w:t xml:space="preserve">. </w:t>
      </w:r>
      <w:r>
        <w:rPr>
          <w:rFonts w:ascii="Times New Roman" w:eastAsia="更纱黑体 SC" w:hAnsi="Times New Roman" w:cs="Times New Roman"/>
        </w:rPr>
        <w:t xml:space="preserve">Future studies </w:t>
      </w:r>
      <w:r w:rsidR="007E0DF5">
        <w:rPr>
          <w:rFonts w:ascii="Times New Roman" w:eastAsia="更纱黑体 SC" w:hAnsi="Times New Roman" w:cs="Times New Roman" w:hint="eastAsia"/>
        </w:rPr>
        <w:t xml:space="preserve">should explore the integration of radiomics </w:t>
      </w:r>
      <w:r>
        <w:rPr>
          <w:rFonts w:ascii="Times New Roman" w:eastAsia="更纱黑体 SC" w:hAnsi="Times New Roman" w:cs="Times New Roman"/>
        </w:rPr>
        <w:t>using multicenter</w:t>
      </w:r>
      <w:r w:rsidR="007E0DF5">
        <w:rPr>
          <w:rFonts w:ascii="Times New Roman" w:eastAsia="更纱黑体 SC" w:hAnsi="Times New Roman" w:cs="Times New Roman" w:hint="eastAsia"/>
        </w:rPr>
        <w:t xml:space="preserve"> data</w:t>
      </w:r>
      <w:r>
        <w:rPr>
          <w:rFonts w:ascii="Times New Roman" w:eastAsia="更纱黑体 SC" w:hAnsi="Times New Roman" w:cs="Times New Roman"/>
        </w:rPr>
        <w:t>, large-scale datasets and explore the potential of combined imaging–clinical models.</w:t>
      </w:r>
    </w:p>
    <w:p w14:paraId="7E343A89" w14:textId="77777777" w:rsidR="00FD5EAD" w:rsidRDefault="003A3784">
      <w:pPr>
        <w:spacing w:after="60" w:line="240" w:lineRule="auto"/>
      </w:pPr>
      <w:r>
        <w:rPr>
          <w:b/>
          <w:color w:val="CC0000"/>
          <w:sz w:val="20"/>
        </w:rPr>
        <w:t>&gt;&gt;&gt; [</w:t>
      </w:r>
      <w:r>
        <w:rPr>
          <w:b/>
          <w:color w:val="CC0000"/>
          <w:sz w:val="20"/>
        </w:rPr>
        <w:t>补充局限性</w:t>
      </w:r>
      <w:r>
        <w:rPr>
          <w:b/>
          <w:color w:val="CC0000"/>
          <w:sz w:val="20"/>
        </w:rPr>
        <w:t xml:space="preserve">] </w:t>
      </w:r>
      <w:r>
        <w:rPr>
          <w:b/>
          <w:color w:val="CC0000"/>
          <w:sz w:val="20"/>
        </w:rPr>
        <w:t>建议增加：</w:t>
      </w:r>
      <w:r>
        <w:rPr>
          <w:b/>
          <w:color w:val="CC0000"/>
          <w:sz w:val="20"/>
        </w:rPr>
        <w:t>(4)mRMR</w:t>
      </w:r>
      <w:r>
        <w:rPr>
          <w:b/>
          <w:color w:val="CC0000"/>
          <w:sz w:val="20"/>
        </w:rPr>
        <w:t>实施细节需更明确；</w:t>
      </w:r>
      <w:r>
        <w:rPr>
          <w:b/>
          <w:color w:val="CC0000"/>
          <w:sz w:val="20"/>
        </w:rPr>
        <w:t>(5)ROI</w:t>
      </w:r>
      <w:r>
        <w:rPr>
          <w:b/>
          <w:color w:val="CC0000"/>
          <w:sz w:val="20"/>
        </w:rPr>
        <w:t>分割缺乏定量一致性评估；</w:t>
      </w:r>
      <w:r>
        <w:rPr>
          <w:b/>
          <w:color w:val="CC0000"/>
          <w:sz w:val="20"/>
        </w:rPr>
        <w:t>(6)</w:t>
      </w:r>
      <w:r>
        <w:rPr>
          <w:b/>
          <w:color w:val="CC0000"/>
          <w:sz w:val="20"/>
        </w:rPr>
        <w:t>未进行年龄亚组分析；</w:t>
      </w:r>
      <w:r>
        <w:rPr>
          <w:b/>
          <w:color w:val="CC0000"/>
          <w:sz w:val="20"/>
        </w:rPr>
        <w:t>(7)</w:t>
      </w:r>
      <w:r>
        <w:rPr>
          <w:b/>
          <w:color w:val="CC0000"/>
          <w:sz w:val="20"/>
        </w:rPr>
        <w:t>未提供代码和配置，限制可复现性。</w:t>
      </w:r>
    </w:p>
    <w:p w14:paraId="25FFD177" w14:textId="2C93876F" w:rsidR="003107BA" w:rsidRDefault="003A3784">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rPr>
        <w:t>In summary, this study successfully developed a chest X-ray–based prediction model for RMPP in children, demonstrating favorable discriminative ability and clinical applicability.</w:t>
      </w:r>
      <w:r>
        <w:rPr>
          <w:rFonts w:ascii="Times New Roman" w:hAnsi="Times New Roman" w:cs="Times New Roman"/>
        </w:rPr>
        <w:t xml:space="preserve"> </w:t>
      </w:r>
      <w:r>
        <w:rPr>
          <w:rFonts w:ascii="Times New Roman" w:eastAsia="更纱黑体 SC" w:hAnsi="Times New Roman" w:cs="Times New Roman"/>
        </w:rPr>
        <w:t>Combined with SHAP analysis, the model exhibited high interpretability.</w:t>
      </w:r>
      <w:r>
        <w:rPr>
          <w:rFonts w:ascii="Times New Roman" w:hAnsi="Times New Roman" w:cs="Times New Roman"/>
        </w:rPr>
        <w:t xml:space="preserve"> </w:t>
      </w:r>
      <w:r>
        <w:rPr>
          <w:rFonts w:ascii="Times New Roman" w:eastAsia="更纱黑体 SC" w:hAnsi="Times New Roman" w:cs="Times New Roman"/>
        </w:rPr>
        <w:t>This model provides pediatric clinicians with a noninvasive, low-radiation, and objective imaging-based tool for early identification of children at high risk of RMPP.</w:t>
      </w:r>
      <w:r>
        <w:rPr>
          <w:rFonts w:ascii="Times New Roman" w:hAnsi="Times New Roman" w:cs="Times New Roman"/>
        </w:rPr>
        <w:t xml:space="preserve"> </w:t>
      </w:r>
      <w:r>
        <w:rPr>
          <w:rFonts w:ascii="Times New Roman" w:eastAsia="更纱黑体 SC" w:hAnsi="Times New Roman" w:cs="Times New Roman"/>
        </w:rPr>
        <w:t>It holds significant potential for application in hierarchical medical systems and early screening scenarios.</w:t>
      </w:r>
    </w:p>
    <w:p w14:paraId="3AB2377C" w14:textId="77777777" w:rsidR="003107BA" w:rsidRDefault="003107BA">
      <w:pPr>
        <w:tabs>
          <w:tab w:val="left" w:pos="1440"/>
        </w:tabs>
        <w:spacing w:line="480" w:lineRule="auto"/>
        <w:rPr>
          <w:rFonts w:ascii="Times New Roman" w:eastAsia="更纱黑体 SC" w:hAnsi="Times New Roman" w:cs="Times New Roman"/>
          <w:b/>
          <w:bCs/>
          <w:sz w:val="28"/>
          <w:szCs w:val="28"/>
        </w:rPr>
      </w:pPr>
    </w:p>
    <w:p w14:paraId="3022755F" w14:textId="77777777" w:rsidR="003107BA" w:rsidRDefault="003107BA">
      <w:pPr>
        <w:tabs>
          <w:tab w:val="left" w:pos="1440"/>
        </w:tabs>
        <w:spacing w:line="480" w:lineRule="auto"/>
        <w:rPr>
          <w:rFonts w:ascii="Times New Roman" w:eastAsia="更纱黑体 SC" w:hAnsi="Times New Roman" w:cs="Times New Roman"/>
          <w:b/>
          <w:bCs/>
          <w:sz w:val="28"/>
          <w:szCs w:val="28"/>
        </w:rPr>
      </w:pPr>
    </w:p>
    <w:p w14:paraId="293205B6" w14:textId="77777777" w:rsidR="003107BA" w:rsidRDefault="003107BA">
      <w:pPr>
        <w:tabs>
          <w:tab w:val="left" w:pos="1440"/>
        </w:tabs>
        <w:spacing w:line="480" w:lineRule="auto"/>
        <w:rPr>
          <w:rFonts w:ascii="Times New Roman" w:eastAsia="更纱黑体 SC" w:hAnsi="Times New Roman" w:cs="Times New Roman"/>
          <w:b/>
          <w:bCs/>
          <w:sz w:val="28"/>
          <w:szCs w:val="28"/>
        </w:rPr>
      </w:pPr>
    </w:p>
    <w:p w14:paraId="1A150D43" w14:textId="77777777" w:rsidR="003107BA" w:rsidRDefault="003107BA">
      <w:pPr>
        <w:tabs>
          <w:tab w:val="left" w:pos="1440"/>
        </w:tabs>
        <w:spacing w:line="480" w:lineRule="auto"/>
        <w:rPr>
          <w:rFonts w:ascii="Times New Roman" w:eastAsia="更纱黑体 SC" w:hAnsi="Times New Roman" w:cs="Times New Roman"/>
          <w:b/>
          <w:bCs/>
          <w:sz w:val="28"/>
          <w:szCs w:val="28"/>
        </w:rPr>
      </w:pPr>
    </w:p>
    <w:p w14:paraId="4E23A734" w14:textId="77777777" w:rsidR="003107BA" w:rsidRDefault="003107BA">
      <w:pPr>
        <w:tabs>
          <w:tab w:val="left" w:pos="1440"/>
        </w:tabs>
        <w:spacing w:line="480" w:lineRule="auto"/>
        <w:rPr>
          <w:rFonts w:ascii="Times New Roman" w:eastAsia="更纱黑体 SC" w:hAnsi="Times New Roman" w:cs="Times New Roman"/>
          <w:b/>
          <w:bCs/>
          <w:sz w:val="28"/>
          <w:szCs w:val="28"/>
        </w:rPr>
      </w:pPr>
    </w:p>
    <w:p w14:paraId="20B7D771" w14:textId="77777777" w:rsidR="00A51825" w:rsidRDefault="00A51825">
      <w:pPr>
        <w:tabs>
          <w:tab w:val="left" w:pos="1440"/>
        </w:tabs>
        <w:spacing w:line="480" w:lineRule="auto"/>
        <w:rPr>
          <w:rFonts w:ascii="Times New Roman" w:eastAsia="更纱黑体 SC" w:hAnsi="Times New Roman" w:cs="Times New Roman"/>
          <w:b/>
          <w:bCs/>
          <w:sz w:val="28"/>
          <w:szCs w:val="28"/>
        </w:rPr>
      </w:pPr>
    </w:p>
    <w:p w14:paraId="0A0C2C12" w14:textId="77777777" w:rsidR="00A51825" w:rsidRDefault="00A51825">
      <w:pPr>
        <w:tabs>
          <w:tab w:val="left" w:pos="1440"/>
        </w:tabs>
        <w:spacing w:line="480" w:lineRule="auto"/>
        <w:rPr>
          <w:rFonts w:ascii="Times New Roman" w:eastAsia="更纱黑体 SC" w:hAnsi="Times New Roman" w:cs="Times New Roman"/>
          <w:b/>
          <w:bCs/>
          <w:sz w:val="28"/>
          <w:szCs w:val="28"/>
        </w:rPr>
      </w:pPr>
    </w:p>
    <w:p w14:paraId="7D93E03C" w14:textId="77777777" w:rsidR="00A2625D" w:rsidRDefault="00A2625D">
      <w:pPr>
        <w:tabs>
          <w:tab w:val="left" w:pos="1440"/>
        </w:tabs>
        <w:spacing w:line="480" w:lineRule="auto"/>
        <w:rPr>
          <w:rFonts w:ascii="Times New Roman" w:eastAsia="更纱黑体 SC" w:hAnsi="Times New Roman" w:cs="Times New Roman"/>
          <w:b/>
          <w:bCs/>
          <w:sz w:val="28"/>
          <w:szCs w:val="28"/>
        </w:rPr>
      </w:pPr>
    </w:p>
    <w:p w14:paraId="59CA0EB9" w14:textId="77777777" w:rsidR="00A2625D" w:rsidRDefault="00A2625D">
      <w:pPr>
        <w:tabs>
          <w:tab w:val="left" w:pos="1440"/>
        </w:tabs>
        <w:spacing w:line="480" w:lineRule="auto"/>
        <w:rPr>
          <w:rFonts w:ascii="Times New Roman" w:eastAsia="更纱黑体 SC" w:hAnsi="Times New Roman" w:cs="Times New Roman"/>
          <w:b/>
          <w:bCs/>
          <w:sz w:val="28"/>
          <w:szCs w:val="28"/>
        </w:rPr>
      </w:pPr>
    </w:p>
    <w:p w14:paraId="0011F1D7" w14:textId="77777777" w:rsidR="008C4A7B" w:rsidRDefault="008C4A7B">
      <w:pPr>
        <w:tabs>
          <w:tab w:val="left" w:pos="1440"/>
        </w:tabs>
        <w:spacing w:line="480" w:lineRule="auto"/>
        <w:rPr>
          <w:rFonts w:ascii="Times New Roman" w:eastAsia="更纱黑体 SC" w:hAnsi="Times New Roman" w:cs="Times New Roman"/>
          <w:b/>
          <w:bCs/>
          <w:sz w:val="28"/>
          <w:szCs w:val="28"/>
        </w:rPr>
      </w:pPr>
    </w:p>
    <w:p w14:paraId="3CCC2D09" w14:textId="77777777" w:rsidR="008C4A7B" w:rsidRDefault="008C4A7B">
      <w:pPr>
        <w:tabs>
          <w:tab w:val="left" w:pos="1440"/>
        </w:tabs>
        <w:spacing w:line="480" w:lineRule="auto"/>
        <w:rPr>
          <w:rFonts w:ascii="Times New Roman" w:eastAsia="更纱黑体 SC" w:hAnsi="Times New Roman" w:cs="Times New Roman"/>
          <w:b/>
          <w:bCs/>
          <w:sz w:val="28"/>
          <w:szCs w:val="28"/>
        </w:rPr>
      </w:pPr>
    </w:p>
    <w:p w14:paraId="0B0312F6" w14:textId="77777777" w:rsidR="00A2625D" w:rsidRDefault="00A2625D">
      <w:pPr>
        <w:tabs>
          <w:tab w:val="left" w:pos="1440"/>
        </w:tabs>
        <w:spacing w:line="480" w:lineRule="auto"/>
        <w:rPr>
          <w:rFonts w:ascii="Times New Roman" w:eastAsia="更纱黑体 SC" w:hAnsi="Times New Roman" w:cs="Times New Roman"/>
          <w:b/>
          <w:bCs/>
          <w:sz w:val="28"/>
          <w:szCs w:val="28"/>
        </w:rPr>
      </w:pPr>
    </w:p>
    <w:p w14:paraId="724E9BF5" w14:textId="77777777" w:rsidR="00A2625D" w:rsidRDefault="00A2625D">
      <w:pPr>
        <w:tabs>
          <w:tab w:val="left" w:pos="1440"/>
        </w:tabs>
        <w:spacing w:line="480" w:lineRule="auto"/>
        <w:rPr>
          <w:rFonts w:ascii="Times New Roman" w:eastAsia="更纱黑体 SC" w:hAnsi="Times New Roman" w:cs="Times New Roman"/>
          <w:b/>
          <w:bCs/>
          <w:sz w:val="28"/>
          <w:szCs w:val="28"/>
        </w:rPr>
      </w:pPr>
    </w:p>
    <w:p w14:paraId="40003AEC" w14:textId="77777777" w:rsidR="003107BA" w:rsidRDefault="003107BA">
      <w:pPr>
        <w:tabs>
          <w:tab w:val="left" w:pos="1440"/>
        </w:tabs>
        <w:spacing w:line="480" w:lineRule="auto"/>
        <w:rPr>
          <w:rFonts w:ascii="Times New Roman" w:eastAsia="更纱黑体 SC" w:hAnsi="Times New Roman" w:cs="Times New Roman"/>
          <w:b/>
          <w:bCs/>
          <w:sz w:val="28"/>
          <w:szCs w:val="28"/>
        </w:rPr>
      </w:pPr>
    </w:p>
    <w:p w14:paraId="19FED534" w14:textId="77777777" w:rsidR="003107BA" w:rsidRDefault="003A3784">
      <w:pPr>
        <w:tabs>
          <w:tab w:val="left" w:pos="1440"/>
        </w:tabs>
        <w:spacing w:line="480" w:lineRule="auto"/>
        <w:rPr>
          <w:rFonts w:ascii="Times New Roman" w:eastAsia="更纱黑体 SC" w:hAnsi="Times New Roman" w:cs="Times New Roman"/>
          <w:b/>
          <w:bCs/>
          <w:sz w:val="28"/>
          <w:szCs w:val="28"/>
        </w:rPr>
      </w:pPr>
      <w:r>
        <w:rPr>
          <w:rFonts w:ascii="Times New Roman" w:eastAsia="更纱黑体 SC" w:hAnsi="Times New Roman" w:cs="Times New Roman"/>
          <w:b/>
          <w:bCs/>
          <w:sz w:val="28"/>
          <w:szCs w:val="28"/>
        </w:rPr>
        <w:t>Preferences</w:t>
      </w:r>
    </w:p>
    <w:p w14:paraId="2B51E8E8" w14:textId="265A499F" w:rsidR="00185121" w:rsidRPr="000F38B9" w:rsidRDefault="003A3784"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fldChar w:fldCharType="begin"/>
      </w:r>
      <w:r w:rsidR="00926095" w:rsidRPr="000F38B9">
        <w:rPr>
          <w:rFonts w:ascii="Times New Roman" w:eastAsia="更纱黑体 SC" w:hAnsi="Times New Roman" w:cs="Times New Roman"/>
        </w:rPr>
        <w:instrText xml:space="preserve"> ADDIN ZOTERO_BIBL {"uncited":[],"omitted":[],"custom":[]} CSL_BIBLIOGRAPHY </w:instrText>
      </w:r>
      <w:r w:rsidRPr="000F38B9">
        <w:rPr>
          <w:rFonts w:ascii="Times New Roman" w:eastAsia="更纱黑体 SC" w:hAnsi="Times New Roman" w:cs="Times New Roman"/>
        </w:rPr>
        <w:fldChar w:fldCharType="separate"/>
      </w:r>
      <w:r w:rsidR="00185121" w:rsidRPr="000F38B9">
        <w:rPr>
          <w:rFonts w:ascii="Times New Roman" w:eastAsia="更纱黑体 SC" w:hAnsi="Times New Roman" w:cs="Times New Roman"/>
        </w:rPr>
        <w:t>1.</w:t>
      </w:r>
      <w:r w:rsidR="000F38B9" w:rsidRPr="000F38B9">
        <w:rPr>
          <w:rFonts w:ascii="Times New Roman" w:eastAsia="更纱黑体 SC" w:hAnsi="Times New Roman" w:cs="Times New Roman"/>
        </w:rPr>
        <w:t xml:space="preserve"> </w:t>
      </w:r>
      <w:r w:rsidR="00185121" w:rsidRPr="000F38B9">
        <w:rPr>
          <w:rFonts w:ascii="Times New Roman" w:eastAsia="更纱黑体 SC" w:hAnsi="Times New Roman" w:cs="Times New Roman"/>
        </w:rPr>
        <w:t xml:space="preserve">Liu YN, Zhang YF, Xu Q, Qiu Y, Lu QB, Wang T, et al. Infection and co-infection patterns of community-acquired pneumonia in patients of different ages in China from 2009 to 2020: a national surveillance study. The Lancet Microbe. 2023 May 1;4(5):e330–9. </w:t>
      </w:r>
    </w:p>
    <w:p w14:paraId="0060DFC1" w14:textId="69D6F90B"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2.</w:t>
      </w:r>
      <w:r w:rsidR="000F38B9" w:rsidRPr="000F38B9">
        <w:rPr>
          <w:rFonts w:ascii="Times New Roman" w:eastAsia="更纱黑体 SC" w:hAnsi="Times New Roman" w:cs="Times New Roman"/>
        </w:rPr>
        <w:t xml:space="preserve"> </w:t>
      </w:r>
      <w:r w:rsidRPr="000F38B9">
        <w:rPr>
          <w:rFonts w:ascii="Times New Roman" w:eastAsia="更纱黑体 SC" w:hAnsi="Times New Roman" w:cs="Times New Roman"/>
        </w:rPr>
        <w:t xml:space="preserve">Diaz MH, Hersh AL, Olson J, Shah SS, Hall M, Edens C. Mycoplasma pneumoniae Infections in Hospitalized Children - United States, 2018-2024. MMWR Morb Mortal Wkly Rep. 2025 Jun 26;74(23):394–400. </w:t>
      </w:r>
    </w:p>
    <w:p w14:paraId="1F74AFEE" w14:textId="77777777" w:rsidR="00185121" w:rsidRPr="000F38B9" w:rsidRDefault="00185121" w:rsidP="000F38B9">
      <w:pPr>
        <w:tabs>
          <w:tab w:val="left" w:pos="2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3.</w:t>
      </w:r>
      <w:r w:rsidRPr="000F38B9">
        <w:rPr>
          <w:rFonts w:ascii="Times New Roman" w:eastAsia="更纱黑体 SC" w:hAnsi="Times New Roman" w:cs="Times New Roman"/>
        </w:rPr>
        <w:tab/>
        <w:t xml:space="preserve">Sun Y, Li P, Jin R, Liang Y, Yuan J, Lu Z, et al. Characterizing the epidemiology of Mycoplasma pneumoniae infections in China in 2022–2024: a nationwide cross-sectional study of over 1.6 million cases. Emerg Microbes Infect. 14(1):2482703. </w:t>
      </w:r>
    </w:p>
    <w:p w14:paraId="5A8DF582" w14:textId="1D507CE9"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4.</w:t>
      </w:r>
      <w:r w:rsidR="000F38B9" w:rsidRPr="000F38B9">
        <w:rPr>
          <w:rFonts w:ascii="Times New Roman" w:eastAsia="更纱黑体 SC" w:hAnsi="Times New Roman" w:cs="Times New Roman"/>
        </w:rPr>
        <w:t>Zhao SY, Qian SY, Chen ZM, Gao HM, Liu HM, Zhang HL, et al. Guidelines for the Diagnosis and Treatment of Mycoplasma pneumoniae Pneumonia in Children (2023 Edition). Infectious Disease Information.[in Chinese] 2023;36(4):291–7.</w:t>
      </w:r>
      <w:r w:rsidRPr="000F38B9">
        <w:rPr>
          <w:rFonts w:ascii="Times New Roman" w:eastAsia="更纱黑体 SC" w:hAnsi="Times New Roman" w:cs="Times New Roman"/>
        </w:rPr>
        <w:t xml:space="preserve"> </w:t>
      </w:r>
    </w:p>
    <w:p w14:paraId="13105F5C" w14:textId="39BAD7A8"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lastRenderedPageBreak/>
        <w:t xml:space="preserve">5.Willis CE, Slovis TL. The ALARA Concept in Pediatric CR and DR: Dose Reduction in Pediatric Radiographic Exams — A White Paper Conference. American Journal of Roentgenology. 2005 Feb;184(2):373–4. </w:t>
      </w:r>
    </w:p>
    <w:p w14:paraId="76270BCF" w14:textId="51A63E7A"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 xml:space="preserve">6.Qian Y, Tao Y, Wu L, Zhou C, Liu F, Xu S, et al. Model based on the automated AI-driven CT quantification is effective for the diagnosis of refractory Mycoplasma pneumoniae pneumonia. Sci Rep. 2024 Jul 13;14(1):16172. </w:t>
      </w:r>
    </w:p>
    <w:p w14:paraId="52FCF7AA" w14:textId="3214D1D3"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 xml:space="preserve">7.Zhuo LY, Hao JW, Song ZJ, Meng H, Wang TD, Yang LL, et al. Predicting the severity of mycoplasma pneumoniae pneumonia in pediatric and adult patients: a multicenter study. Sci Rep. 2024 Oct 3;14:22978. </w:t>
      </w:r>
    </w:p>
    <w:p w14:paraId="4DB60B26" w14:textId="0BD02D89"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 xml:space="preserve">8.Floca R, Bohn J, Haux C, Wiestler B, Zöllner FG, Reinke A, et al. Radiomics workflow definition &amp; challenges - German priority program 2177 consensus statement on clinically applied radiomics. Insights Imaging. 2024 Jun 3;15:124. </w:t>
      </w:r>
    </w:p>
    <w:p w14:paraId="5BD69B34" w14:textId="6A608E80"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 xml:space="preserve">9.van Griethuysen JJ, Fedorov A, Parmar C, Hosny A, Aucoin N, Narayan V, et al. Computational Radiomics System to Decode the Radiographic Phenotype. Cancer Res. 2017 Nov 1;77(21):e104–7. </w:t>
      </w:r>
    </w:p>
    <w:p w14:paraId="530CF108" w14:textId="0C191CA6"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 xml:space="preserve">10.Shalabi LA, Shaaban Z, Kasasbeh B. Data Mining: A Preprocessing Engine. JCS. 2006 Sep 30;2(9):735–9. </w:t>
      </w:r>
    </w:p>
    <w:p w14:paraId="3287A343" w14:textId="4D3DCDC5"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11.Ding C, Peng H. Minimum redundancy feature selection from microarray gene expression data. In: Computational Systems Bioinformatics CSB2003 Proceedings of the 2003 IEEE Bioinformatics Conference CSB2003 [Internet]. 2003 [cited 2026 Feb 9]. p. 523–8. Available from: https://ieeexplore.ieee.org/document/1227396</w:t>
      </w:r>
    </w:p>
    <w:p w14:paraId="188F15A3" w14:textId="6D3C514F"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lastRenderedPageBreak/>
        <w:t xml:space="preserve">12.Collins GS, Moons KGM, Dhiman P, Riley RD, Beam AL, Van Calster B, et al. TRIPOD+AI statement: updated guidance for reporting clinical prediction models that use regression or machine learning methods. BMJ. 2024 Apr 16;385:e078378. </w:t>
      </w:r>
    </w:p>
    <w:p w14:paraId="443DCEF4" w14:textId="306806F6"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13.Lundberg S, Lee SI. A Unified Approach to Interpreting Model Predictions [Internet]. arXiv; 2017 [cited 2025 Dec 17]. Available from: http://arxiv.org/abs/1705.07874</w:t>
      </w:r>
    </w:p>
    <w:p w14:paraId="12393E16" w14:textId="7EBD15E3" w:rsidR="00185121" w:rsidRPr="000F38B9"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 xml:space="preserve">14.Jiang Y, Wang X, Li L, Wang Y, Wang X, Zou Y. Predicting and interpreting key features of refractory Mycoplasma pneumoniae pneumonia using multiple machine learning methods. Sci Rep. 2025 May 23;15(1):18029. </w:t>
      </w:r>
    </w:p>
    <w:p w14:paraId="390F847F" w14:textId="19C66D78" w:rsidR="00185121" w:rsidRDefault="00185121" w:rsidP="000F38B9">
      <w:pPr>
        <w:tabs>
          <w:tab w:val="left" w:pos="1440"/>
        </w:tabs>
        <w:spacing w:line="480" w:lineRule="auto"/>
        <w:rPr>
          <w:rFonts w:ascii="Times New Roman" w:eastAsia="更纱黑体 SC" w:hAnsi="Times New Roman" w:cs="Times New Roman"/>
        </w:rPr>
      </w:pPr>
      <w:r w:rsidRPr="000F38B9">
        <w:rPr>
          <w:rFonts w:ascii="Times New Roman" w:eastAsia="更纱黑体 SC" w:hAnsi="Times New Roman" w:cs="Times New Roman"/>
        </w:rPr>
        <w:t>15.Ravi N, Gabeur V, Hu YT, Hu R, Ryali C, Ma T, et al. SAM 2: Segment Anything in Images and Videos [Internet]. arXiv; 2024 [cited 2025 Dec 17]. Available from: http://arxiv.org/abs/2408.00714</w:t>
      </w:r>
    </w:p>
    <w:p w14:paraId="1FD31B67"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0F1D3577"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656A8869"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012BFBD6"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2D70B95A"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2CE980B8"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1F30F871"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25B32A4A"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46C2C5A2"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170392E7"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7C7B0C6A"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4F69F898"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2C4BA8E2"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44208A3D"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758938E3"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0AF0FADF" w14:textId="77777777" w:rsidR="00427D56" w:rsidRPr="002C5E2D" w:rsidRDefault="00427D56" w:rsidP="000F38B9">
      <w:pPr>
        <w:tabs>
          <w:tab w:val="left" w:pos="1440"/>
        </w:tabs>
        <w:spacing w:line="480" w:lineRule="auto"/>
        <w:rPr>
          <w:rFonts w:ascii="Times New Roman" w:eastAsia="思源宋体" w:hAnsi="Times New Roman" w:cs="Times New Roman"/>
          <w:kern w:val="0"/>
          <w14:ligatures w14:val="none"/>
        </w:rPr>
      </w:pPr>
    </w:p>
    <w:p w14:paraId="5B5E91AB" w14:textId="77777777" w:rsidR="00427D56" w:rsidRPr="000F38B9" w:rsidRDefault="00427D56" w:rsidP="000F38B9">
      <w:pPr>
        <w:tabs>
          <w:tab w:val="left" w:pos="1440"/>
        </w:tabs>
        <w:spacing w:line="480" w:lineRule="auto"/>
        <w:rPr>
          <w:rFonts w:ascii="Times New Roman" w:eastAsia="更纱黑体 SC" w:hAnsi="Times New Roman" w:cs="Times New Roman"/>
        </w:rPr>
      </w:pPr>
    </w:p>
    <w:p w14:paraId="696A7D72" w14:textId="0AC88450" w:rsidR="003107BA" w:rsidRDefault="003A3784" w:rsidP="000F38B9">
      <w:pPr>
        <w:pStyle w:val="13"/>
        <w:spacing w:after="160" w:line="480" w:lineRule="auto"/>
        <w:ind w:left="0" w:firstLine="0"/>
        <w:rPr>
          <w:rFonts w:ascii="Times New Roman" w:eastAsia="更纱黑体 SC" w:hAnsi="Times New Roman" w:cs="Times New Roman"/>
        </w:rPr>
      </w:pPr>
      <w:r w:rsidRPr="000F38B9">
        <w:rPr>
          <w:rFonts w:ascii="Times New Roman" w:eastAsia="更纱黑体 SC" w:hAnsi="Times New Roman" w:cs="Times New Roman"/>
        </w:rPr>
        <w:fldChar w:fldCharType="end"/>
      </w:r>
      <w:r>
        <w:rPr>
          <w:rFonts w:ascii="Times New Roman" w:eastAsia="更纱黑体 SC" w:hAnsi="Times New Roman" w:cs="Times New Roman"/>
          <w:b/>
          <w:bCs/>
          <w:sz w:val="28"/>
          <w:szCs w:val="28"/>
        </w:rPr>
        <w:t>Figure Titles and Legends</w:t>
      </w:r>
    </w:p>
    <w:p w14:paraId="15AFC153" w14:textId="77777777" w:rsidR="003107BA" w:rsidRDefault="003A3784" w:rsidP="00A51825">
      <w:pPr>
        <w:tabs>
          <w:tab w:val="left" w:pos="1440"/>
        </w:tabs>
        <w:spacing w:line="480" w:lineRule="auto"/>
        <w:rPr>
          <w:rFonts w:ascii="Times New Roman" w:eastAsia="更纱黑体 SC" w:hAnsi="Times New Roman" w:cs="Times New Roman"/>
        </w:rPr>
      </w:pPr>
      <w:r>
        <w:rPr>
          <w:rFonts w:ascii="Times New Roman" w:eastAsia="思源宋体" w:hAnsi="Times New Roman" w:cs="Times New Roman"/>
          <w:b/>
          <w:bCs/>
          <w:kern w:val="0"/>
          <w14:ligatures w14:val="none"/>
        </w:rPr>
        <w:t>Fig. 1 Schematic workflow of the study.</w:t>
      </w:r>
      <w:r>
        <w:rPr>
          <w:rFonts w:ascii="Times New Roman" w:eastAsia="思源宋体" w:hAnsi="Times New Roman" w:cs="Times New Roman"/>
          <w:kern w:val="0"/>
          <w14:ligatures w14:val="none"/>
        </w:rPr>
        <w:t xml:space="preserve"> The data were divided into a training set and a validation set using group-based random sampling to ensure that all chest X-ray images from the same patient were assigned to the same dataset, thereby preventing data leakage. Radiomics features were extracted and subsequently filtered to remove low-quality and highly redundant features. K-fold cross-validation was performed to determine the optimal machine learning (ML) model and hyperparameter set. The final model was evaluated on an independent validation dataset to assess its predictive performance. Representative examples of image segmentation and a radiomics feature correlation heatmap are shown. Chest X-ray images were segmented using isat-sam and saved as mask files, and a radiomics feature correlation matrix was generated.</w:t>
      </w:r>
    </w:p>
    <w:p w14:paraId="31AF3FCD" w14:textId="77777777" w:rsidR="003107BA" w:rsidRDefault="003A3784" w:rsidP="00A51825">
      <w:pPr>
        <w:tabs>
          <w:tab w:val="left" w:pos="1440"/>
        </w:tabs>
        <w:spacing w:line="480" w:lineRule="auto"/>
        <w:rPr>
          <w:rFonts w:ascii="Times New Roman" w:eastAsia="思源宋体" w:hAnsi="Times New Roman" w:cs="Times New Roman"/>
          <w:kern w:val="0"/>
          <w14:ligatures w14:val="none"/>
        </w:rPr>
      </w:pPr>
      <w:r>
        <w:rPr>
          <w:rFonts w:ascii="Times New Roman" w:eastAsia="思源宋体" w:hAnsi="Times New Roman" w:cs="Times New Roman"/>
          <w:b/>
          <w:bCs/>
          <w:kern w:val="0"/>
          <w14:ligatures w14:val="none"/>
        </w:rPr>
        <w:t>Fig. 2 ROC, AUC, SHAP, Confusion Matrix.</w:t>
      </w:r>
      <w:r>
        <w:rPr>
          <w:rFonts w:ascii="Times New Roman" w:eastAsia="思源宋体" w:hAnsi="Times New Roman" w:cs="Times New Roman"/>
          <w:kern w:val="0"/>
          <w14:ligatures w14:val="none"/>
        </w:rPr>
        <w:t xml:space="preserve"> 2A, 2B: Receiver operating characteristic (ROC) curves of the nine machine learning models. MLP Multilayer Perceptron, SVM Support Vector Machine, XGBoost Extreme Gradient Boosting, GaussianNB Gaussian Naive Bayes, KNN K-Nearest Neighbors. 2C: SHAP analysis illustrating the contribution of each feature to the SVM model. 2D: Confusion matrix </w:t>
      </w:r>
      <w:r>
        <w:rPr>
          <w:rFonts w:ascii="Times New Roman" w:eastAsia="思源宋体" w:hAnsi="Times New Roman" w:cs="Times New Roman"/>
          <w:kern w:val="0"/>
          <w14:ligatures w14:val="none"/>
        </w:rPr>
        <w:lastRenderedPageBreak/>
        <w:t>of the SVM model in the validation set, where the x-axis represents predicted values and the y-axis represents actual values.</w:t>
      </w:r>
    </w:p>
    <w:p w14:paraId="34B691CE" w14:textId="77777777" w:rsidR="00FD5EAD" w:rsidRDefault="003A3784">
      <w:pPr>
        <w:spacing w:after="60" w:line="240" w:lineRule="auto"/>
      </w:pPr>
      <w:r>
        <w:rPr>
          <w:b/>
          <w:color w:val="CC0000"/>
          <w:sz w:val="20"/>
        </w:rPr>
        <w:t>&gt;&gt;&gt; [</w:t>
      </w:r>
      <w:r>
        <w:rPr>
          <w:b/>
          <w:color w:val="CC0000"/>
          <w:sz w:val="20"/>
        </w:rPr>
        <w:t>补充</w:t>
      </w:r>
      <w:r>
        <w:rPr>
          <w:b/>
          <w:color w:val="CC0000"/>
          <w:sz w:val="20"/>
        </w:rPr>
        <w:t>] Fig.3</w:t>
      </w:r>
      <w:r>
        <w:rPr>
          <w:b/>
          <w:color w:val="CC0000"/>
          <w:sz w:val="20"/>
        </w:rPr>
        <w:t>中</w:t>
      </w:r>
      <w:r>
        <w:rPr>
          <w:b/>
          <w:color w:val="CC0000"/>
          <w:sz w:val="20"/>
        </w:rPr>
        <w:t>DCA</w:t>
      </w:r>
      <w:r>
        <w:rPr>
          <w:b/>
          <w:color w:val="CC0000"/>
          <w:sz w:val="20"/>
        </w:rPr>
        <w:t>图需清晰标注阈值概率范围；</w:t>
      </w:r>
      <w:r>
        <w:rPr>
          <w:b/>
          <w:color w:val="CC0000"/>
          <w:sz w:val="20"/>
        </w:rPr>
        <w:t>Results</w:t>
      </w:r>
      <w:r>
        <w:rPr>
          <w:b/>
          <w:color w:val="CC0000"/>
          <w:sz w:val="20"/>
        </w:rPr>
        <w:t>正文需报告具体净获益数值。</w:t>
      </w:r>
    </w:p>
    <w:p w14:paraId="3D91C6E3" w14:textId="5FE0F544" w:rsidR="003107BA" w:rsidRDefault="003A3784" w:rsidP="00A51825">
      <w:pPr>
        <w:tabs>
          <w:tab w:val="left" w:pos="1440"/>
        </w:tabs>
        <w:spacing w:line="480" w:lineRule="auto"/>
        <w:rPr>
          <w:rFonts w:ascii="Times New Roman" w:eastAsia="更纱黑体 SC" w:hAnsi="Times New Roman" w:cs="Times New Roman"/>
        </w:rPr>
      </w:pPr>
      <w:r>
        <w:rPr>
          <w:rFonts w:ascii="Times New Roman" w:eastAsia="更纱黑体 SC" w:hAnsi="Times New Roman" w:cs="Times New Roman"/>
          <w:b/>
          <w:bCs/>
        </w:rPr>
        <w:t xml:space="preserve">Fig. 3 Calibration curve </w:t>
      </w:r>
      <w:r w:rsidR="00953A12">
        <w:rPr>
          <w:rFonts w:ascii="Times New Roman" w:eastAsia="更纱黑体 SC" w:hAnsi="Times New Roman" w:cs="Times New Roman" w:hint="eastAsia"/>
          <w:b/>
          <w:bCs/>
        </w:rPr>
        <w:t>and D</w:t>
      </w:r>
      <w:r w:rsidR="00492B1F">
        <w:rPr>
          <w:rFonts w:ascii="Times New Roman" w:eastAsia="更纱黑体 SC" w:hAnsi="Times New Roman" w:cs="Times New Roman" w:hint="eastAsia"/>
          <w:b/>
          <w:bCs/>
        </w:rPr>
        <w:t>ecision</w:t>
      </w:r>
      <w:r w:rsidR="00953A12">
        <w:rPr>
          <w:rFonts w:ascii="Times New Roman" w:eastAsia="更纱黑体 SC" w:hAnsi="Times New Roman" w:cs="Times New Roman" w:hint="eastAsia"/>
          <w:b/>
          <w:bCs/>
        </w:rPr>
        <w:t xml:space="preserve"> curve </w:t>
      </w:r>
      <w:r>
        <w:rPr>
          <w:rFonts w:ascii="Times New Roman" w:eastAsia="更纱黑体 SC" w:hAnsi="Times New Roman" w:cs="Times New Roman"/>
          <w:b/>
          <w:bCs/>
        </w:rPr>
        <w:t xml:space="preserve">for </w:t>
      </w:r>
      <w:r w:rsidR="00953A12">
        <w:rPr>
          <w:rFonts w:ascii="Times New Roman" w:eastAsia="更纱黑体 SC" w:hAnsi="Times New Roman" w:cs="Times New Roman" w:hint="eastAsia"/>
          <w:b/>
          <w:bCs/>
        </w:rPr>
        <w:t>SVM</w:t>
      </w:r>
      <w:r>
        <w:rPr>
          <w:rFonts w:ascii="Times New Roman" w:eastAsia="更纱黑体 SC" w:hAnsi="Times New Roman" w:cs="Times New Roman"/>
          <w:b/>
          <w:bCs/>
        </w:rPr>
        <w:t xml:space="preserve"> model.</w:t>
      </w:r>
      <w:r>
        <w:rPr>
          <w:rFonts w:ascii="Times New Roman" w:eastAsia="更纱黑体 SC" w:hAnsi="Times New Roman" w:cs="Times New Roman"/>
        </w:rPr>
        <w:t xml:space="preserve"> The Brier score is a scoring rule that measures the accuracy of probabilistic predictions. The lower the Brier score is for a set of predictions, the better the predictions are calibrated.</w:t>
      </w:r>
    </w:p>
    <w:sectPr w:rsidR="003107BA">
      <w:headerReference w:type="even" r:id="rId17"/>
      <w:headerReference w:type="default" r:id="rId18"/>
      <w:pgSz w:w="11906" w:h="16838"/>
      <w:pgMar w:top="1440" w:right="1800" w:bottom="1440" w:left="1800" w:header="708" w:footer="708" w:gutter="0"/>
      <w:lnNumType w:countBy="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刘峰" w:date="2026-02-04T14:29:00Z" w:initials="">
    <w:p w14:paraId="6458703D" w14:textId="77777777" w:rsidR="003107BA" w:rsidRDefault="00645722">
      <w:pPr>
        <w:pStyle w:val="a3"/>
      </w:pPr>
      <w:r>
        <w:rPr>
          <w:rStyle w:val="af6"/>
        </w:rPr>
        <w:annotationRef/>
      </w:r>
      <w:r>
        <w:rPr>
          <w:rFonts w:hint="eastAsia"/>
        </w:rPr>
        <w:t>先要说这是个回顾性研究。单中心还是多中心。</w:t>
      </w:r>
    </w:p>
  </w:comment>
  <w:comment w:id="1" w:author="xia huang" w:date="2026-02-05T20:39:00Z" w:initials="xh">
    <w:p w14:paraId="3E0B11F8" w14:textId="059BFE52" w:rsidR="00ED15AE" w:rsidRPr="00ED15AE" w:rsidRDefault="00ED15AE" w:rsidP="00ED15AE">
      <w:pPr>
        <w:tabs>
          <w:tab w:val="left" w:pos="1440"/>
        </w:tabs>
        <w:spacing w:line="480" w:lineRule="auto"/>
      </w:pPr>
      <w:r>
        <w:rPr>
          <w:rStyle w:val="af6"/>
        </w:rPr>
        <w:annotationRef/>
      </w:r>
      <w:r>
        <w:rPr>
          <w:rFonts w:ascii="宋体" w:eastAsia="宋体" w:hAnsi="宋体" w:cs="宋体" w:hint="eastAsia"/>
        </w:rPr>
        <w:t>校准曲线，临床决策曲线DCA都可以有</w:t>
      </w:r>
    </w:p>
  </w:comment>
  <w:comment w:id="3" w:author="刘峰" w:date="2026-02-04T14:35:00Z" w:initials="">
    <w:p w14:paraId="60A732A2" w14:textId="77777777" w:rsidR="003107BA" w:rsidRDefault="00645722">
      <w:pPr>
        <w:pStyle w:val="a3"/>
      </w:pPr>
      <w:r>
        <w:rPr>
          <w:rStyle w:val="af6"/>
        </w:rPr>
        <w:annotationRef/>
      </w:r>
      <w:r>
        <w:rPr>
          <w:rFonts w:hint="eastAsia"/>
        </w:rPr>
        <w:t>展示下基于胸片的影像组学特征的提取过程和数据</w:t>
      </w:r>
    </w:p>
  </w:comment>
  <w:comment w:id="4" w:author="xia huang" w:date="2026-02-05T20:37:00Z" w:initials="xh">
    <w:p w14:paraId="713A3516" w14:textId="57DFF353" w:rsidR="004D49F8" w:rsidRPr="00755001" w:rsidRDefault="004D49F8" w:rsidP="00755001">
      <w:pPr>
        <w:pStyle w:val="a3"/>
      </w:pPr>
      <w:r>
        <w:rPr>
          <w:rStyle w:val="af6"/>
        </w:rPr>
        <w:annotationRef/>
      </w:r>
      <w:r w:rsidRPr="00755001">
        <w:t>将其他</w:t>
      </w:r>
      <w:r w:rsidRPr="00755001">
        <w:t xml:space="preserve"> 8 </w:t>
      </w:r>
      <w:r w:rsidRPr="00755001">
        <w:t>个模型分别与</w:t>
      </w:r>
      <w:r>
        <w:rPr>
          <w:rFonts w:hint="eastAsia"/>
        </w:rPr>
        <w:t>SVM</w:t>
      </w:r>
      <w:r w:rsidRPr="00755001">
        <w:t>进行</w:t>
      </w:r>
      <w:r w:rsidRPr="00755001">
        <w:t xml:space="preserve"> DeLong </w:t>
      </w:r>
      <w:r w:rsidRPr="00755001">
        <w:t>检验。</w:t>
      </w:r>
    </w:p>
    <w:p w14:paraId="61D783C7" w14:textId="5EF4BB69" w:rsidR="004D49F8" w:rsidRDefault="004D49F8">
      <w:pPr>
        <w:pStyle w:val="a3"/>
        <w:ind w:leftChars="75" w:left="180"/>
      </w:pPr>
      <w:r w:rsidRPr="00755001">
        <w:t>在表格里增加一列</w:t>
      </w:r>
      <w:r w:rsidRPr="00755001">
        <w:t xml:space="preserve"> P-value </w:t>
      </w:r>
    </w:p>
  </w:comment>
  <w:comment w:id="5" w:author="xia huang" w:date="2026-02-05T19:16:00Z" w:initials="xh">
    <w:p w14:paraId="60129D1A" w14:textId="1E0EDCC9" w:rsidR="00165DA5" w:rsidRDefault="00165DA5" w:rsidP="00A6114A">
      <w:pPr>
        <w:pStyle w:val="a3"/>
        <w:numPr>
          <w:ilvl w:val="0"/>
          <w:numId w:val="3"/>
        </w:numPr>
      </w:pPr>
      <w:r>
        <w:rPr>
          <w:rStyle w:val="af6"/>
        </w:rPr>
        <w:annotationRef/>
      </w:r>
      <w:r>
        <w:rPr>
          <w:rFonts w:hint="eastAsia"/>
        </w:rPr>
        <w:t>补充</w:t>
      </w:r>
      <w:r w:rsidRPr="00165DA5">
        <w:t xml:space="preserve">9 </w:t>
      </w:r>
      <w:r w:rsidRPr="00165DA5">
        <w:t>个模型的校准曲线</w:t>
      </w:r>
      <w:r>
        <w:rPr>
          <w:rFonts w:hint="eastAsia"/>
        </w:rPr>
        <w:t>，</w:t>
      </w:r>
      <w:r w:rsidRPr="00165DA5">
        <w:rPr>
          <w:rFonts w:hint="eastAsia"/>
        </w:rPr>
        <w:t>决策曲线</w:t>
      </w:r>
      <w:r>
        <w:rPr>
          <w:rFonts w:hint="eastAsia"/>
        </w:rPr>
        <w:t>DCA</w:t>
      </w:r>
      <w:r w:rsidR="009F5242">
        <w:rPr>
          <w:rFonts w:hint="eastAsia"/>
        </w:rPr>
        <w:t>（可以验证集的</w:t>
      </w:r>
      <w:r w:rsidR="009F5242">
        <w:rPr>
          <w:rFonts w:hint="eastAsia"/>
        </w:rPr>
        <w:t>ROC</w:t>
      </w:r>
      <w:r w:rsidR="009F5242">
        <w:rPr>
          <w:rFonts w:hint="eastAsia"/>
        </w:rPr>
        <w:t>，</w:t>
      </w:r>
      <w:r w:rsidR="009F5242">
        <w:rPr>
          <w:rFonts w:hint="eastAsia"/>
        </w:rPr>
        <w:t>DCA</w:t>
      </w:r>
      <w:r w:rsidR="009F5242">
        <w:rPr>
          <w:rFonts w:hint="eastAsia"/>
        </w:rPr>
        <w:t>、标准曲线放正图，训练集的放补充图）</w:t>
      </w:r>
    </w:p>
    <w:p w14:paraId="41A1085F" w14:textId="2079A8B4" w:rsidR="00A6114A" w:rsidRDefault="00A6114A" w:rsidP="00A6114A">
      <w:pPr>
        <w:pStyle w:val="a3"/>
        <w:numPr>
          <w:ilvl w:val="0"/>
          <w:numId w:val="3"/>
        </w:numPr>
        <w:ind w:leftChars="75" w:left="900"/>
      </w:pPr>
      <w:r>
        <w:rPr>
          <w:rFonts w:hint="eastAsia"/>
        </w:rPr>
        <w:t>每个图都下载矢量图，比如</w:t>
      </w:r>
      <w:r>
        <w:rPr>
          <w:rFonts w:hint="eastAsia"/>
        </w:rPr>
        <w:t>PDF</w:t>
      </w:r>
      <w:r>
        <w:rPr>
          <w:rFonts w:hint="eastAsia"/>
        </w:rPr>
        <w:t>格式，然后重新拼大图，调整字体，格式大小统一</w:t>
      </w:r>
    </w:p>
  </w:comment>
  <w:comment w:id="6" w:author="xia huang" w:date="2026-02-05T20:51:00Z" w:initials="xh">
    <w:p w14:paraId="75B7DC9D" w14:textId="501E705F" w:rsidR="00E81B02" w:rsidRDefault="00E81B02" w:rsidP="00E81B02">
      <w:pPr>
        <w:pStyle w:val="a3"/>
      </w:pPr>
      <w:r>
        <w:rPr>
          <w:rStyle w:val="af6"/>
        </w:rPr>
        <w:annotationRef/>
      </w:r>
      <w:r>
        <w:rPr>
          <w:rFonts w:hint="eastAsia"/>
        </w:rPr>
        <w:t>1</w:t>
      </w:r>
      <w:r>
        <w:rPr>
          <w:rFonts w:hint="eastAsia"/>
        </w:rPr>
        <w:t>、</w:t>
      </w:r>
      <w:r w:rsidRPr="00E81B02">
        <w:t xml:space="preserve">9 </w:t>
      </w:r>
      <w:r w:rsidRPr="00E81B02">
        <w:t>条线挤在一起，颜色交错，</w:t>
      </w:r>
      <w:r>
        <w:rPr>
          <w:rFonts w:hint="eastAsia"/>
        </w:rPr>
        <w:t>难以</w:t>
      </w:r>
      <w:r w:rsidRPr="00E81B02">
        <w:t>分辨哪条线对应哪个模型。</w:t>
      </w:r>
    </w:p>
    <w:p w14:paraId="74365242" w14:textId="33996B0D" w:rsidR="00E81B02" w:rsidRDefault="00E81B02" w:rsidP="00E81B02">
      <w:pPr>
        <w:pStyle w:val="a3"/>
        <w:ind w:leftChars="75" w:left="180"/>
      </w:pPr>
      <w:r>
        <w:rPr>
          <w:rFonts w:hint="eastAsia"/>
        </w:rPr>
        <w:t>2</w:t>
      </w:r>
      <w:r>
        <w:rPr>
          <w:rFonts w:hint="eastAsia"/>
        </w:rPr>
        <w:t>、</w:t>
      </w:r>
      <w:r w:rsidRPr="00E81B02">
        <w:t>校准曲线波动剧烈且严重偏离理想线，说明模型未经过良好校准，预测概率对临床决策不可靠</w:t>
      </w:r>
      <w:r w:rsidR="00BF411D">
        <w:rPr>
          <w:rFonts w:hint="eastAsia"/>
        </w:rPr>
        <w:t>（好像</w:t>
      </w:r>
      <w:r w:rsidR="00BF411D">
        <w:rPr>
          <w:rFonts w:hint="eastAsia"/>
        </w:rPr>
        <w:t>SVM</w:t>
      </w:r>
      <w:r w:rsidR="00BF411D">
        <w:rPr>
          <w:rFonts w:hint="eastAsia"/>
        </w:rPr>
        <w:t>的也不好看）</w:t>
      </w:r>
      <w:r w:rsidRPr="00E81B02">
        <w:t>。</w:t>
      </w:r>
    </w:p>
    <w:p w14:paraId="0244B3FB" w14:textId="5334F222" w:rsidR="00493356" w:rsidRPr="00E81B02" w:rsidRDefault="00E81B02" w:rsidP="00E81B02">
      <w:pPr>
        <w:pStyle w:val="a3"/>
        <w:ind w:leftChars="75" w:left="180"/>
      </w:pPr>
      <w:r w:rsidRPr="00E81B02">
        <w:rPr>
          <w:rFonts w:hint="eastAsia"/>
        </w:rPr>
        <w:t>3</w:t>
      </w:r>
      <w:r w:rsidRPr="00E81B02">
        <w:rPr>
          <w:rFonts w:hint="eastAsia"/>
        </w:rPr>
        <w:t>、</w:t>
      </w:r>
      <w:r w:rsidRPr="00E81B02">
        <w:t>图例遮挡</w:t>
      </w:r>
    </w:p>
    <w:p w14:paraId="4239D2CB" w14:textId="77777777" w:rsidR="00D059DA" w:rsidRDefault="00E81B02">
      <w:pPr>
        <w:pStyle w:val="a3"/>
        <w:ind w:leftChars="75" w:left="180"/>
      </w:pPr>
      <w:r>
        <w:rPr>
          <w:rFonts w:hint="eastAsia"/>
        </w:rPr>
        <w:t>建议</w:t>
      </w:r>
      <w:r w:rsidR="00D059DA">
        <w:rPr>
          <w:rFonts w:hint="eastAsia"/>
        </w:rPr>
        <w:t>：</w:t>
      </w:r>
    </w:p>
    <w:p w14:paraId="7B868D19" w14:textId="3DA3371D" w:rsidR="00E81B02" w:rsidRDefault="00D059DA">
      <w:pPr>
        <w:pStyle w:val="a3"/>
        <w:ind w:leftChars="75" w:left="180"/>
      </w:pPr>
      <w:r>
        <w:rPr>
          <w:rFonts w:hint="eastAsia"/>
        </w:rPr>
        <w:t>1</w:t>
      </w:r>
      <w:r>
        <w:rPr>
          <w:rFonts w:hint="eastAsia"/>
        </w:rPr>
        <w:t>、</w:t>
      </w:r>
      <w:r w:rsidR="00E81B02" w:rsidRPr="00E81B02">
        <w:t>选择只显示表现最好的前</w:t>
      </w:r>
      <w:r w:rsidR="00E81B02" w:rsidRPr="00E81B02">
        <w:t xml:space="preserve"> 3-4 </w:t>
      </w:r>
      <w:r w:rsidR="00E81B02" w:rsidRPr="00E81B02">
        <w:t>个模型</w:t>
      </w:r>
      <w:r w:rsidR="00FF32E5">
        <w:rPr>
          <w:rFonts w:hint="eastAsia"/>
        </w:rPr>
        <w:t>，或者就一个</w:t>
      </w:r>
      <w:r w:rsidR="00FF32E5">
        <w:rPr>
          <w:rFonts w:hint="eastAsia"/>
        </w:rPr>
        <w:t>SVM</w:t>
      </w:r>
      <w:r w:rsidR="00E81B02" w:rsidRPr="00E81B02">
        <w:t>。</w:t>
      </w:r>
    </w:p>
    <w:p w14:paraId="192C8587" w14:textId="449A8160" w:rsidR="00DB3CE6" w:rsidRDefault="00D059DA">
      <w:pPr>
        <w:pStyle w:val="a3"/>
        <w:ind w:leftChars="75" w:left="180"/>
      </w:pPr>
      <w:r>
        <w:rPr>
          <w:rFonts w:hint="eastAsia"/>
        </w:rPr>
        <w:t>2</w:t>
      </w:r>
      <w:r>
        <w:rPr>
          <w:rFonts w:hint="eastAsia"/>
        </w:rPr>
        <w:t>、</w:t>
      </w:r>
      <w:r w:rsidRPr="00D059DA">
        <w:t>应用概率校准（</w:t>
      </w:r>
      <w:r w:rsidRPr="00D059DA">
        <w:t>Probability Calibration</w:t>
      </w:r>
      <w:r w:rsidRPr="00D059DA">
        <w:t>）</w:t>
      </w:r>
      <w:r>
        <w:rPr>
          <w:rFonts w:hint="eastAsia"/>
        </w:rPr>
        <w:t>，重新画这个图</w:t>
      </w:r>
    </w:p>
    <w:p w14:paraId="1E03E880" w14:textId="7EC4588B" w:rsidR="00DB3CE6" w:rsidRPr="00E81B02" w:rsidRDefault="00DB3CE6">
      <w:pPr>
        <w:pStyle w:val="a3"/>
        <w:ind w:leftChars="75" w:left="180"/>
      </w:pPr>
      <w:r>
        <w:rPr>
          <w:noProof/>
          <w14:ligatures w14:val="none"/>
        </w:rPr>
        <w:drawing>
          <wp:inline distT="0" distB="0" distL="0" distR="0" wp14:anchorId="4D85C4E8" wp14:editId="1F03CF84">
            <wp:extent cx="3378835" cy="1563311"/>
            <wp:effectExtent l="0" t="0" r="0" b="0"/>
            <wp:docPr id="485633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837" name=""/>
                    <pic:cNvPicPr/>
                  </pic:nvPicPr>
                  <pic:blipFill>
                    <a:blip r:embed="rId1"/>
                    <a:stretch>
                      <a:fillRect/>
                    </a:stretch>
                  </pic:blipFill>
                  <pic:spPr>
                    <a:xfrm>
                      <a:off x="0" y="0"/>
                      <a:ext cx="3392080" cy="1569439"/>
                    </a:xfrm>
                    <a:prstGeom prst="rect">
                      <a:avLst/>
                    </a:prstGeom>
                  </pic:spPr>
                </pic:pic>
              </a:graphicData>
            </a:graphic>
          </wp:inline>
        </w:drawing>
      </w:r>
    </w:p>
  </w:comment>
  <w:comment w:id="7" w:author="xia huang" w:date="2026-02-05T21:19:00Z" w:initials="xh">
    <w:p w14:paraId="5A386021" w14:textId="25BA9C6F" w:rsidR="006354FA" w:rsidRDefault="00FF32E5" w:rsidP="006354FA">
      <w:pPr>
        <w:pStyle w:val="a3"/>
      </w:pPr>
      <w:r>
        <w:rPr>
          <w:rStyle w:val="af6"/>
        </w:rPr>
        <w:annotationRef/>
      </w:r>
      <w:r>
        <w:rPr>
          <w:rFonts w:hint="eastAsia"/>
        </w:rPr>
        <w:t>可以</w:t>
      </w:r>
      <w:r w:rsidRPr="00FF32E5">
        <w:t>把这</w:t>
      </w:r>
      <w:r w:rsidRPr="00FF32E5">
        <w:t xml:space="preserve"> 9 </w:t>
      </w:r>
      <w:r w:rsidRPr="00FF32E5">
        <w:t>个特征与</w:t>
      </w:r>
      <w:r w:rsidRPr="00FF32E5">
        <w:t xml:space="preserve"> 1-2 </w:t>
      </w:r>
      <w:r w:rsidRPr="00FF32E5">
        <w:t>个临床指标（如</w:t>
      </w:r>
      <w:r w:rsidRPr="00FF32E5">
        <w:t xml:space="preserve"> CRP</w:t>
      </w:r>
      <w:r w:rsidRPr="00FF32E5">
        <w:t>、</w:t>
      </w:r>
      <w:r w:rsidRPr="00FF32E5">
        <w:t>LDH</w:t>
      </w:r>
      <w:r w:rsidRPr="00FF32E5">
        <w:t>）结合跑一个</w:t>
      </w:r>
      <w:r w:rsidRPr="00FF32E5">
        <w:t xml:space="preserve"> Logistic Regressio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58703D" w15:done="0"/>
  <w15:commentEx w15:paraId="3E0B11F8" w15:done="0"/>
  <w15:commentEx w15:paraId="60A732A2" w15:done="0"/>
  <w15:commentEx w15:paraId="61D783C7" w15:done="0"/>
  <w15:commentEx w15:paraId="41A1085F" w15:done="0"/>
  <w15:commentEx w15:paraId="1E03E880" w15:done="0"/>
  <w15:commentEx w15:paraId="5A3860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D721CF" w16cex:dateUtc="2026-02-05T12:39:00Z"/>
  <w16cex:commentExtensible w16cex:durableId="6F5EBDA2" w16cex:dateUtc="2026-02-05T12:37:00Z"/>
  <w16cex:commentExtensible w16cex:durableId="5EBAEC88" w16cex:dateUtc="2026-02-05T11:16:00Z"/>
  <w16cex:commentExtensible w16cex:durableId="711796E6" w16cex:dateUtc="2026-02-05T12:51:00Z"/>
  <w16cex:commentExtensible w16cex:durableId="20C7F595" w16cex:dateUtc="2026-02-05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58703D" w16cid:durableId="6458703D"/>
  <w16cid:commentId w16cid:paraId="3E0B11F8" w16cid:durableId="53D721CF"/>
  <w16cid:commentId w16cid:paraId="60A732A2" w16cid:durableId="60A732A2"/>
  <w16cid:commentId w16cid:paraId="61D783C7" w16cid:durableId="6F5EBDA2"/>
  <w16cid:commentId w16cid:paraId="41A1085F" w16cid:durableId="5EBAEC88"/>
  <w16cid:commentId w16cid:paraId="1E03E880" w16cid:durableId="711796E6"/>
  <w16cid:commentId w16cid:paraId="5A386021" w16cid:durableId="20C7F5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70F18" w14:textId="77777777" w:rsidR="001A1E18" w:rsidRDefault="001A1E18">
      <w:pPr>
        <w:spacing w:line="240" w:lineRule="auto"/>
      </w:pPr>
      <w:r>
        <w:separator/>
      </w:r>
    </w:p>
  </w:endnote>
  <w:endnote w:type="continuationSeparator" w:id="0">
    <w:p w14:paraId="5B65CC44" w14:textId="77777777" w:rsidR="001A1E18" w:rsidRDefault="001A1E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0B1C0C4-8EBC-4ACD-B13E-E974E001BE9F}"/>
    <w:embedBold r:id="rId2" w:fontKey="{14FA4044-9C7C-41CB-9193-F9565620A846}"/>
    <w:embedItalic r:id="rId3" w:fontKey="{066CC9B0-A29F-4E5C-BFC3-06BC2AAF9768}"/>
  </w:font>
  <w:font w:name="等线">
    <w:altName w:val="DengXian"/>
    <w:panose1 w:val="02010600030101010101"/>
    <w:charset w:val="86"/>
    <w:family w:val="auto"/>
    <w:pitch w:val="variable"/>
    <w:sig w:usb0="A00002BF" w:usb1="38CF7CFA" w:usb2="00000016" w:usb3="00000000" w:csb0="0004000F" w:csb1="00000000"/>
    <w:embedRegular r:id="rId4" w:subsetted="1" w:fontKey="{12421B8A-C584-40E7-ABC6-DD20D48C8C8F}"/>
    <w:embedBold r:id="rId5" w:subsetted="1" w:fontKey="{A70A0989-A4DE-48B0-A639-12BA41080198}"/>
  </w:font>
  <w:font w:name="Aptos Display">
    <w:charset w:val="00"/>
    <w:family w:val="swiss"/>
    <w:pitch w:val="variable"/>
    <w:sig w:usb0="20000287" w:usb1="00000003" w:usb2="00000000" w:usb3="00000000" w:csb0="0000019F" w:csb1="00000000"/>
    <w:embedRegular r:id="rId6" w:fontKey="{5E2FD63B-71AD-4A66-BF69-3116817F03CA}"/>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更纱黑体 SC">
    <w:panose1 w:val="02000500000000000000"/>
    <w:charset w:val="86"/>
    <w:family w:val="auto"/>
    <w:pitch w:val="variable"/>
    <w:sig w:usb0="F10002FF" w:usb1="79DFFDFF" w:usb2="0000001E" w:usb3="00000000" w:csb0="8004019F" w:csb1="00000000"/>
    <w:embedRegular r:id="rId7" w:subsetted="1" w:fontKey="{B568B8AE-5DAC-4DC4-8881-B198109D01E1}"/>
  </w:font>
  <w:font w:name="思源宋体">
    <w:altName w:val="宋体"/>
    <w:panose1 w:val="02020400000000000000"/>
    <w:charset w:val="86"/>
    <w:family w:val="roman"/>
    <w:notTrueType/>
    <w:pitch w:val="variable"/>
    <w:sig w:usb0="3000028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8FC8" w14:textId="77777777" w:rsidR="001A1E18" w:rsidRDefault="001A1E18">
      <w:pPr>
        <w:spacing w:after="0"/>
      </w:pPr>
      <w:r>
        <w:separator/>
      </w:r>
    </w:p>
  </w:footnote>
  <w:footnote w:type="continuationSeparator" w:id="0">
    <w:p w14:paraId="4FA18097" w14:textId="77777777" w:rsidR="001A1E18" w:rsidRDefault="001A1E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9447800"/>
      <w:docPartObj>
        <w:docPartGallery w:val="AutoText"/>
      </w:docPartObj>
    </w:sdtPr>
    <w:sdtEndPr>
      <w:rPr>
        <w:sz w:val="24"/>
        <w:szCs w:val="24"/>
      </w:rPr>
    </w:sdtEndPr>
    <w:sdtContent>
      <w:p w14:paraId="43A02CE5" w14:textId="77777777" w:rsidR="003107BA" w:rsidRDefault="003A3784">
        <w:pPr>
          <w:pStyle w:val="a7"/>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2</w:t>
        </w:r>
        <w:r>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71214488"/>
      <w:docPartObj>
        <w:docPartGallery w:val="AutoText"/>
      </w:docPartObj>
    </w:sdtPr>
    <w:sdtContent>
      <w:p w14:paraId="27197A5F" w14:textId="77777777" w:rsidR="003107BA" w:rsidRDefault="003A3784">
        <w:pPr>
          <w:pStyle w:val="a7"/>
          <w:jc w:val="lef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2</w:t>
        </w:r>
        <w:r>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52A8C"/>
    <w:multiLevelType w:val="hybridMultilevel"/>
    <w:tmpl w:val="F0582580"/>
    <w:lvl w:ilvl="0" w:tplc="1BEEFB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B83DE3"/>
    <w:multiLevelType w:val="multilevel"/>
    <w:tmpl w:val="4AB83DE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7D00605"/>
    <w:multiLevelType w:val="hybridMultilevel"/>
    <w:tmpl w:val="5156C2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BC4319"/>
    <w:multiLevelType w:val="multilevel"/>
    <w:tmpl w:val="59BC431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BB80B12"/>
    <w:multiLevelType w:val="hybridMultilevel"/>
    <w:tmpl w:val="F4C6D3D2"/>
    <w:lvl w:ilvl="0" w:tplc="793A44C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1426875">
    <w:abstractNumId w:val="1"/>
  </w:num>
  <w:num w:numId="2" w16cid:durableId="2108112075">
    <w:abstractNumId w:val="3"/>
  </w:num>
  <w:num w:numId="3" w16cid:durableId="1275283892">
    <w:abstractNumId w:val="4"/>
  </w:num>
  <w:num w:numId="4" w16cid:durableId="987899642">
    <w:abstractNumId w:val="0"/>
  </w:num>
  <w:num w:numId="5" w16cid:durableId="10023132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 huang">
    <w15:presenceInfo w15:providerId="Windows Live" w15:userId="110fa94703ca367b"/>
  </w15:person>
  <w15:person w15:author="Bofan Wang">
    <w15:presenceInfo w15:providerId="Windows Live" w15:userId="3affe3caeedad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bordersDoNotSurroundHeader/>
  <w:bordersDoNotSurroundFooter/>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5BB"/>
    <w:rsid w:val="000015C2"/>
    <w:rsid w:val="00002303"/>
    <w:rsid w:val="00003841"/>
    <w:rsid w:val="000053F5"/>
    <w:rsid w:val="00005488"/>
    <w:rsid w:val="000056C2"/>
    <w:rsid w:val="00007486"/>
    <w:rsid w:val="000076BB"/>
    <w:rsid w:val="00007E02"/>
    <w:rsid w:val="00011885"/>
    <w:rsid w:val="00016676"/>
    <w:rsid w:val="00017AA3"/>
    <w:rsid w:val="0002094B"/>
    <w:rsid w:val="0002291C"/>
    <w:rsid w:val="00023F9E"/>
    <w:rsid w:val="00026C55"/>
    <w:rsid w:val="000312B2"/>
    <w:rsid w:val="000315F4"/>
    <w:rsid w:val="00031C9D"/>
    <w:rsid w:val="0003550F"/>
    <w:rsid w:val="00037215"/>
    <w:rsid w:val="00041313"/>
    <w:rsid w:val="0004333A"/>
    <w:rsid w:val="00043E37"/>
    <w:rsid w:val="00044C03"/>
    <w:rsid w:val="00052E41"/>
    <w:rsid w:val="00057873"/>
    <w:rsid w:val="00060AAF"/>
    <w:rsid w:val="00065261"/>
    <w:rsid w:val="00065536"/>
    <w:rsid w:val="000674F0"/>
    <w:rsid w:val="000713BC"/>
    <w:rsid w:val="000721C2"/>
    <w:rsid w:val="00072219"/>
    <w:rsid w:val="000733CD"/>
    <w:rsid w:val="000762CD"/>
    <w:rsid w:val="00077518"/>
    <w:rsid w:val="0008101A"/>
    <w:rsid w:val="00082281"/>
    <w:rsid w:val="00083718"/>
    <w:rsid w:val="0008461E"/>
    <w:rsid w:val="000852C7"/>
    <w:rsid w:val="00085BE6"/>
    <w:rsid w:val="00086207"/>
    <w:rsid w:val="00086982"/>
    <w:rsid w:val="00086D8D"/>
    <w:rsid w:val="00087570"/>
    <w:rsid w:val="000907C7"/>
    <w:rsid w:val="0009132B"/>
    <w:rsid w:val="000938EC"/>
    <w:rsid w:val="0009408A"/>
    <w:rsid w:val="00094ADB"/>
    <w:rsid w:val="00095DC4"/>
    <w:rsid w:val="000976B4"/>
    <w:rsid w:val="00097E57"/>
    <w:rsid w:val="000A2390"/>
    <w:rsid w:val="000A2812"/>
    <w:rsid w:val="000A6049"/>
    <w:rsid w:val="000B04EA"/>
    <w:rsid w:val="000B0E51"/>
    <w:rsid w:val="000B12F9"/>
    <w:rsid w:val="000B17FA"/>
    <w:rsid w:val="000B25E5"/>
    <w:rsid w:val="000B27EB"/>
    <w:rsid w:val="000B3BAC"/>
    <w:rsid w:val="000B5C0D"/>
    <w:rsid w:val="000B6503"/>
    <w:rsid w:val="000C1704"/>
    <w:rsid w:val="000C26FD"/>
    <w:rsid w:val="000C4B54"/>
    <w:rsid w:val="000C79F2"/>
    <w:rsid w:val="000D1CA6"/>
    <w:rsid w:val="000D31E0"/>
    <w:rsid w:val="000D6919"/>
    <w:rsid w:val="000D74E8"/>
    <w:rsid w:val="000D7A66"/>
    <w:rsid w:val="000D7BC9"/>
    <w:rsid w:val="000E1592"/>
    <w:rsid w:val="000E2411"/>
    <w:rsid w:val="000E292D"/>
    <w:rsid w:val="000E5A0B"/>
    <w:rsid w:val="000F0599"/>
    <w:rsid w:val="000F2809"/>
    <w:rsid w:val="000F2A33"/>
    <w:rsid w:val="000F38B9"/>
    <w:rsid w:val="000F3D7B"/>
    <w:rsid w:val="000F477E"/>
    <w:rsid w:val="000F4D04"/>
    <w:rsid w:val="000F67DC"/>
    <w:rsid w:val="00102239"/>
    <w:rsid w:val="00104944"/>
    <w:rsid w:val="0010697B"/>
    <w:rsid w:val="001070CF"/>
    <w:rsid w:val="00110A2B"/>
    <w:rsid w:val="00112E10"/>
    <w:rsid w:val="00116BAD"/>
    <w:rsid w:val="00116EBC"/>
    <w:rsid w:val="00117C17"/>
    <w:rsid w:val="00120FB2"/>
    <w:rsid w:val="001221B0"/>
    <w:rsid w:val="00125F6A"/>
    <w:rsid w:val="0012660D"/>
    <w:rsid w:val="00126EBE"/>
    <w:rsid w:val="00127B65"/>
    <w:rsid w:val="001306B6"/>
    <w:rsid w:val="0013102C"/>
    <w:rsid w:val="001311A8"/>
    <w:rsid w:val="00131B52"/>
    <w:rsid w:val="001330AC"/>
    <w:rsid w:val="0013466E"/>
    <w:rsid w:val="00142B4E"/>
    <w:rsid w:val="00142D4D"/>
    <w:rsid w:val="0014310C"/>
    <w:rsid w:val="0014374F"/>
    <w:rsid w:val="00143A1E"/>
    <w:rsid w:val="00143BDD"/>
    <w:rsid w:val="00143C12"/>
    <w:rsid w:val="00144152"/>
    <w:rsid w:val="0014599F"/>
    <w:rsid w:val="001505A9"/>
    <w:rsid w:val="001515D7"/>
    <w:rsid w:val="00152B02"/>
    <w:rsid w:val="0015619B"/>
    <w:rsid w:val="001579B0"/>
    <w:rsid w:val="00157EB9"/>
    <w:rsid w:val="001614B4"/>
    <w:rsid w:val="0016267D"/>
    <w:rsid w:val="00163A5B"/>
    <w:rsid w:val="001643A5"/>
    <w:rsid w:val="00165DA5"/>
    <w:rsid w:val="00170F44"/>
    <w:rsid w:val="001715C2"/>
    <w:rsid w:val="00172FAF"/>
    <w:rsid w:val="00175012"/>
    <w:rsid w:val="00176574"/>
    <w:rsid w:val="00176879"/>
    <w:rsid w:val="001773AD"/>
    <w:rsid w:val="001806EF"/>
    <w:rsid w:val="00185121"/>
    <w:rsid w:val="00185809"/>
    <w:rsid w:val="00185D5F"/>
    <w:rsid w:val="00185D66"/>
    <w:rsid w:val="00187903"/>
    <w:rsid w:val="001910B5"/>
    <w:rsid w:val="00194CAA"/>
    <w:rsid w:val="00194E84"/>
    <w:rsid w:val="00195E2E"/>
    <w:rsid w:val="00196136"/>
    <w:rsid w:val="00196254"/>
    <w:rsid w:val="00196812"/>
    <w:rsid w:val="001A0A26"/>
    <w:rsid w:val="001A1E18"/>
    <w:rsid w:val="001A1E62"/>
    <w:rsid w:val="001A6942"/>
    <w:rsid w:val="001B47D0"/>
    <w:rsid w:val="001B6E2D"/>
    <w:rsid w:val="001B7DD1"/>
    <w:rsid w:val="001C0A45"/>
    <w:rsid w:val="001C28B0"/>
    <w:rsid w:val="001C2E2D"/>
    <w:rsid w:val="001C32B1"/>
    <w:rsid w:val="001C40D5"/>
    <w:rsid w:val="001C55FC"/>
    <w:rsid w:val="001C5BF5"/>
    <w:rsid w:val="001C6212"/>
    <w:rsid w:val="001C6CBC"/>
    <w:rsid w:val="001C7959"/>
    <w:rsid w:val="001D0E78"/>
    <w:rsid w:val="001D3481"/>
    <w:rsid w:val="001D560C"/>
    <w:rsid w:val="001D577E"/>
    <w:rsid w:val="001D640E"/>
    <w:rsid w:val="001D6E42"/>
    <w:rsid w:val="001D7884"/>
    <w:rsid w:val="001E0E5C"/>
    <w:rsid w:val="001E3AA2"/>
    <w:rsid w:val="001E3E64"/>
    <w:rsid w:val="001F21EC"/>
    <w:rsid w:val="001F27B7"/>
    <w:rsid w:val="00200DB4"/>
    <w:rsid w:val="00201140"/>
    <w:rsid w:val="00201E98"/>
    <w:rsid w:val="00206C85"/>
    <w:rsid w:val="00210BD5"/>
    <w:rsid w:val="002110FD"/>
    <w:rsid w:val="00211750"/>
    <w:rsid w:val="002139BA"/>
    <w:rsid w:val="002146E5"/>
    <w:rsid w:val="00216E9C"/>
    <w:rsid w:val="0021737E"/>
    <w:rsid w:val="00221CF1"/>
    <w:rsid w:val="00223FDA"/>
    <w:rsid w:val="00226219"/>
    <w:rsid w:val="00226D90"/>
    <w:rsid w:val="00231D36"/>
    <w:rsid w:val="00236504"/>
    <w:rsid w:val="0023717A"/>
    <w:rsid w:val="00237356"/>
    <w:rsid w:val="00240002"/>
    <w:rsid w:val="00240642"/>
    <w:rsid w:val="00241D24"/>
    <w:rsid w:val="00241F77"/>
    <w:rsid w:val="002447D0"/>
    <w:rsid w:val="002458A9"/>
    <w:rsid w:val="00245F59"/>
    <w:rsid w:val="002501C1"/>
    <w:rsid w:val="00250689"/>
    <w:rsid w:val="002513F1"/>
    <w:rsid w:val="00254BF3"/>
    <w:rsid w:val="00256E31"/>
    <w:rsid w:val="002572EE"/>
    <w:rsid w:val="00257896"/>
    <w:rsid w:val="00260B60"/>
    <w:rsid w:val="0026104F"/>
    <w:rsid w:val="0026191C"/>
    <w:rsid w:val="00264F1A"/>
    <w:rsid w:val="00270D4E"/>
    <w:rsid w:val="00270E00"/>
    <w:rsid w:val="002711B2"/>
    <w:rsid w:val="00271215"/>
    <w:rsid w:val="00271298"/>
    <w:rsid w:val="00271539"/>
    <w:rsid w:val="002743C3"/>
    <w:rsid w:val="00274D7A"/>
    <w:rsid w:val="0027571A"/>
    <w:rsid w:val="00275881"/>
    <w:rsid w:val="00275E4D"/>
    <w:rsid w:val="00275FD4"/>
    <w:rsid w:val="0027606D"/>
    <w:rsid w:val="00277F16"/>
    <w:rsid w:val="00280D1C"/>
    <w:rsid w:val="00284B76"/>
    <w:rsid w:val="00285A8D"/>
    <w:rsid w:val="002863F0"/>
    <w:rsid w:val="00286845"/>
    <w:rsid w:val="002915D4"/>
    <w:rsid w:val="002918C7"/>
    <w:rsid w:val="002952FC"/>
    <w:rsid w:val="00296BAE"/>
    <w:rsid w:val="002A119B"/>
    <w:rsid w:val="002A1A0B"/>
    <w:rsid w:val="002A1E55"/>
    <w:rsid w:val="002A3537"/>
    <w:rsid w:val="002A37DC"/>
    <w:rsid w:val="002A3CF0"/>
    <w:rsid w:val="002A4A77"/>
    <w:rsid w:val="002A56A3"/>
    <w:rsid w:val="002A5BCA"/>
    <w:rsid w:val="002A664B"/>
    <w:rsid w:val="002A6B60"/>
    <w:rsid w:val="002A74B6"/>
    <w:rsid w:val="002A7C0A"/>
    <w:rsid w:val="002B3026"/>
    <w:rsid w:val="002B3CE3"/>
    <w:rsid w:val="002B526D"/>
    <w:rsid w:val="002B5C9D"/>
    <w:rsid w:val="002B70B9"/>
    <w:rsid w:val="002B7A4E"/>
    <w:rsid w:val="002C0B84"/>
    <w:rsid w:val="002C50B2"/>
    <w:rsid w:val="002C5415"/>
    <w:rsid w:val="002C5E2D"/>
    <w:rsid w:val="002C5F1F"/>
    <w:rsid w:val="002C7A05"/>
    <w:rsid w:val="002C7C2F"/>
    <w:rsid w:val="002C7EBF"/>
    <w:rsid w:val="002D0FBC"/>
    <w:rsid w:val="002D1F7A"/>
    <w:rsid w:val="002D3168"/>
    <w:rsid w:val="002D55E9"/>
    <w:rsid w:val="002D6774"/>
    <w:rsid w:val="002E0A85"/>
    <w:rsid w:val="002E2446"/>
    <w:rsid w:val="002E2751"/>
    <w:rsid w:val="002E3A82"/>
    <w:rsid w:val="002E4B43"/>
    <w:rsid w:val="002E5529"/>
    <w:rsid w:val="002E7541"/>
    <w:rsid w:val="002E7A08"/>
    <w:rsid w:val="002F0CD6"/>
    <w:rsid w:val="002F1633"/>
    <w:rsid w:val="002F5378"/>
    <w:rsid w:val="002F7F31"/>
    <w:rsid w:val="003000C0"/>
    <w:rsid w:val="003015CF"/>
    <w:rsid w:val="00302B82"/>
    <w:rsid w:val="0030375E"/>
    <w:rsid w:val="00303E20"/>
    <w:rsid w:val="0030479D"/>
    <w:rsid w:val="00304E4C"/>
    <w:rsid w:val="00307B4B"/>
    <w:rsid w:val="003107BA"/>
    <w:rsid w:val="00311FB7"/>
    <w:rsid w:val="00314C9D"/>
    <w:rsid w:val="00316A3F"/>
    <w:rsid w:val="003176C0"/>
    <w:rsid w:val="00317F90"/>
    <w:rsid w:val="00320747"/>
    <w:rsid w:val="0032172F"/>
    <w:rsid w:val="003227BB"/>
    <w:rsid w:val="003228F4"/>
    <w:rsid w:val="003230CE"/>
    <w:rsid w:val="0032366A"/>
    <w:rsid w:val="00325243"/>
    <w:rsid w:val="003279B1"/>
    <w:rsid w:val="00327C75"/>
    <w:rsid w:val="0033142F"/>
    <w:rsid w:val="0033283B"/>
    <w:rsid w:val="0033301A"/>
    <w:rsid w:val="00334604"/>
    <w:rsid w:val="00335018"/>
    <w:rsid w:val="00335C18"/>
    <w:rsid w:val="003400EE"/>
    <w:rsid w:val="00340226"/>
    <w:rsid w:val="00341573"/>
    <w:rsid w:val="00341993"/>
    <w:rsid w:val="00344105"/>
    <w:rsid w:val="00345EA7"/>
    <w:rsid w:val="00345EAA"/>
    <w:rsid w:val="003473FC"/>
    <w:rsid w:val="0035047D"/>
    <w:rsid w:val="00352198"/>
    <w:rsid w:val="003532F3"/>
    <w:rsid w:val="003538A2"/>
    <w:rsid w:val="00354F65"/>
    <w:rsid w:val="00354F6B"/>
    <w:rsid w:val="003566B0"/>
    <w:rsid w:val="0035745B"/>
    <w:rsid w:val="00362DD8"/>
    <w:rsid w:val="00364B58"/>
    <w:rsid w:val="00366059"/>
    <w:rsid w:val="0036655C"/>
    <w:rsid w:val="0037142A"/>
    <w:rsid w:val="00373735"/>
    <w:rsid w:val="0037565A"/>
    <w:rsid w:val="00376158"/>
    <w:rsid w:val="00377A12"/>
    <w:rsid w:val="003808C9"/>
    <w:rsid w:val="00382488"/>
    <w:rsid w:val="00382672"/>
    <w:rsid w:val="003832B0"/>
    <w:rsid w:val="00383996"/>
    <w:rsid w:val="00384D57"/>
    <w:rsid w:val="00387A72"/>
    <w:rsid w:val="00394E0C"/>
    <w:rsid w:val="003A0C74"/>
    <w:rsid w:val="003A3784"/>
    <w:rsid w:val="003A5080"/>
    <w:rsid w:val="003A6384"/>
    <w:rsid w:val="003A698C"/>
    <w:rsid w:val="003B1434"/>
    <w:rsid w:val="003B1B24"/>
    <w:rsid w:val="003B2EAE"/>
    <w:rsid w:val="003B3100"/>
    <w:rsid w:val="003B44FC"/>
    <w:rsid w:val="003B67FD"/>
    <w:rsid w:val="003C109D"/>
    <w:rsid w:val="003C19AA"/>
    <w:rsid w:val="003C223A"/>
    <w:rsid w:val="003C2258"/>
    <w:rsid w:val="003C2567"/>
    <w:rsid w:val="003C3C6A"/>
    <w:rsid w:val="003C6698"/>
    <w:rsid w:val="003D0EFE"/>
    <w:rsid w:val="003D204A"/>
    <w:rsid w:val="003D3F5B"/>
    <w:rsid w:val="003D4816"/>
    <w:rsid w:val="003D6984"/>
    <w:rsid w:val="003D7022"/>
    <w:rsid w:val="003D796B"/>
    <w:rsid w:val="003E104F"/>
    <w:rsid w:val="003E2FDF"/>
    <w:rsid w:val="003E7A6C"/>
    <w:rsid w:val="003F1BA2"/>
    <w:rsid w:val="003F3CFA"/>
    <w:rsid w:val="003F6253"/>
    <w:rsid w:val="003F7EAB"/>
    <w:rsid w:val="00400C92"/>
    <w:rsid w:val="0040398E"/>
    <w:rsid w:val="00403DDE"/>
    <w:rsid w:val="0040502D"/>
    <w:rsid w:val="00406005"/>
    <w:rsid w:val="00406E1D"/>
    <w:rsid w:val="0040713D"/>
    <w:rsid w:val="004075E8"/>
    <w:rsid w:val="00412D07"/>
    <w:rsid w:val="0041442E"/>
    <w:rsid w:val="00417EFA"/>
    <w:rsid w:val="00420B04"/>
    <w:rsid w:val="00420B8E"/>
    <w:rsid w:val="00421BE5"/>
    <w:rsid w:val="004241DA"/>
    <w:rsid w:val="00425735"/>
    <w:rsid w:val="00426FC0"/>
    <w:rsid w:val="00427D56"/>
    <w:rsid w:val="00431663"/>
    <w:rsid w:val="00434C96"/>
    <w:rsid w:val="00434CC0"/>
    <w:rsid w:val="00435DBE"/>
    <w:rsid w:val="00437268"/>
    <w:rsid w:val="00445785"/>
    <w:rsid w:val="00446556"/>
    <w:rsid w:val="004472CC"/>
    <w:rsid w:val="00454CD4"/>
    <w:rsid w:val="00461D8F"/>
    <w:rsid w:val="0046234F"/>
    <w:rsid w:val="004624CF"/>
    <w:rsid w:val="00463682"/>
    <w:rsid w:val="00463AD2"/>
    <w:rsid w:val="004655B8"/>
    <w:rsid w:val="004658E4"/>
    <w:rsid w:val="00466B4C"/>
    <w:rsid w:val="00472DC0"/>
    <w:rsid w:val="00475DAE"/>
    <w:rsid w:val="004764CA"/>
    <w:rsid w:val="0047712B"/>
    <w:rsid w:val="00482406"/>
    <w:rsid w:val="004834C9"/>
    <w:rsid w:val="00485892"/>
    <w:rsid w:val="00490726"/>
    <w:rsid w:val="00492085"/>
    <w:rsid w:val="004925ED"/>
    <w:rsid w:val="00492B1F"/>
    <w:rsid w:val="00493356"/>
    <w:rsid w:val="00495814"/>
    <w:rsid w:val="00496792"/>
    <w:rsid w:val="004A0D93"/>
    <w:rsid w:val="004A1F1C"/>
    <w:rsid w:val="004A2C83"/>
    <w:rsid w:val="004A2E74"/>
    <w:rsid w:val="004A3550"/>
    <w:rsid w:val="004B010E"/>
    <w:rsid w:val="004B068F"/>
    <w:rsid w:val="004B2788"/>
    <w:rsid w:val="004B4A84"/>
    <w:rsid w:val="004B6ABA"/>
    <w:rsid w:val="004B76F8"/>
    <w:rsid w:val="004C0229"/>
    <w:rsid w:val="004C0413"/>
    <w:rsid w:val="004C0C25"/>
    <w:rsid w:val="004C36AC"/>
    <w:rsid w:val="004C3F90"/>
    <w:rsid w:val="004C40CD"/>
    <w:rsid w:val="004C758D"/>
    <w:rsid w:val="004D0189"/>
    <w:rsid w:val="004D49F8"/>
    <w:rsid w:val="004D5E94"/>
    <w:rsid w:val="004D73CA"/>
    <w:rsid w:val="004D7B2C"/>
    <w:rsid w:val="004E2484"/>
    <w:rsid w:val="004E3211"/>
    <w:rsid w:val="004E4261"/>
    <w:rsid w:val="004E4FF3"/>
    <w:rsid w:val="004E6E50"/>
    <w:rsid w:val="004F0F79"/>
    <w:rsid w:val="004F2239"/>
    <w:rsid w:val="004F3AD3"/>
    <w:rsid w:val="004F45EF"/>
    <w:rsid w:val="004F5DF2"/>
    <w:rsid w:val="004F66C4"/>
    <w:rsid w:val="004F6C1B"/>
    <w:rsid w:val="004F7255"/>
    <w:rsid w:val="00503150"/>
    <w:rsid w:val="005035AA"/>
    <w:rsid w:val="005037B6"/>
    <w:rsid w:val="00503D81"/>
    <w:rsid w:val="00505293"/>
    <w:rsid w:val="00505EDB"/>
    <w:rsid w:val="005107A9"/>
    <w:rsid w:val="00511B9F"/>
    <w:rsid w:val="0051251C"/>
    <w:rsid w:val="00514737"/>
    <w:rsid w:val="00514C90"/>
    <w:rsid w:val="00517FEB"/>
    <w:rsid w:val="00524B9A"/>
    <w:rsid w:val="00526917"/>
    <w:rsid w:val="00526998"/>
    <w:rsid w:val="00526DC9"/>
    <w:rsid w:val="00527942"/>
    <w:rsid w:val="005308A6"/>
    <w:rsid w:val="00530E47"/>
    <w:rsid w:val="005312A2"/>
    <w:rsid w:val="00533D1F"/>
    <w:rsid w:val="00534583"/>
    <w:rsid w:val="0053468E"/>
    <w:rsid w:val="00534C5B"/>
    <w:rsid w:val="00534D0F"/>
    <w:rsid w:val="005354E1"/>
    <w:rsid w:val="005363CA"/>
    <w:rsid w:val="0053688B"/>
    <w:rsid w:val="005415A4"/>
    <w:rsid w:val="00541691"/>
    <w:rsid w:val="00541EA7"/>
    <w:rsid w:val="0054339D"/>
    <w:rsid w:val="00543A06"/>
    <w:rsid w:val="00546F6E"/>
    <w:rsid w:val="00547CE8"/>
    <w:rsid w:val="00550FC2"/>
    <w:rsid w:val="00553298"/>
    <w:rsid w:val="005535FA"/>
    <w:rsid w:val="00554C1C"/>
    <w:rsid w:val="00554ED1"/>
    <w:rsid w:val="00555123"/>
    <w:rsid w:val="005562E7"/>
    <w:rsid w:val="0055723A"/>
    <w:rsid w:val="00560438"/>
    <w:rsid w:val="00561D35"/>
    <w:rsid w:val="00564E7A"/>
    <w:rsid w:val="00564FDA"/>
    <w:rsid w:val="005651D5"/>
    <w:rsid w:val="00565414"/>
    <w:rsid w:val="00567762"/>
    <w:rsid w:val="00571A90"/>
    <w:rsid w:val="00572B00"/>
    <w:rsid w:val="005738DE"/>
    <w:rsid w:val="00575C3D"/>
    <w:rsid w:val="00577B32"/>
    <w:rsid w:val="00577CCC"/>
    <w:rsid w:val="00583935"/>
    <w:rsid w:val="00584E1E"/>
    <w:rsid w:val="005857B3"/>
    <w:rsid w:val="00585B59"/>
    <w:rsid w:val="0059022B"/>
    <w:rsid w:val="00592270"/>
    <w:rsid w:val="00593A14"/>
    <w:rsid w:val="00594A08"/>
    <w:rsid w:val="005964B8"/>
    <w:rsid w:val="005A14F0"/>
    <w:rsid w:val="005A28DA"/>
    <w:rsid w:val="005A32D7"/>
    <w:rsid w:val="005A50DF"/>
    <w:rsid w:val="005A5DA0"/>
    <w:rsid w:val="005B08BD"/>
    <w:rsid w:val="005B2142"/>
    <w:rsid w:val="005B2A1F"/>
    <w:rsid w:val="005B4D8C"/>
    <w:rsid w:val="005B503E"/>
    <w:rsid w:val="005B76EA"/>
    <w:rsid w:val="005C2E0C"/>
    <w:rsid w:val="005C5262"/>
    <w:rsid w:val="005C7CDD"/>
    <w:rsid w:val="005D155C"/>
    <w:rsid w:val="005D37FF"/>
    <w:rsid w:val="005E0439"/>
    <w:rsid w:val="005E2B63"/>
    <w:rsid w:val="005E6F7B"/>
    <w:rsid w:val="005E742C"/>
    <w:rsid w:val="005F2E7A"/>
    <w:rsid w:val="005F3B59"/>
    <w:rsid w:val="005F623B"/>
    <w:rsid w:val="006005D5"/>
    <w:rsid w:val="006046AD"/>
    <w:rsid w:val="0060718D"/>
    <w:rsid w:val="006139D3"/>
    <w:rsid w:val="00615CD7"/>
    <w:rsid w:val="006214CD"/>
    <w:rsid w:val="00622629"/>
    <w:rsid w:val="006232DA"/>
    <w:rsid w:val="006305E4"/>
    <w:rsid w:val="0063236A"/>
    <w:rsid w:val="00632CF6"/>
    <w:rsid w:val="006354FA"/>
    <w:rsid w:val="00635CE5"/>
    <w:rsid w:val="0063670B"/>
    <w:rsid w:val="006434C7"/>
    <w:rsid w:val="006447B8"/>
    <w:rsid w:val="00644B47"/>
    <w:rsid w:val="00645722"/>
    <w:rsid w:val="00645813"/>
    <w:rsid w:val="00646285"/>
    <w:rsid w:val="0064657A"/>
    <w:rsid w:val="00647253"/>
    <w:rsid w:val="00650F86"/>
    <w:rsid w:val="00653964"/>
    <w:rsid w:val="00654045"/>
    <w:rsid w:val="006556C5"/>
    <w:rsid w:val="00656052"/>
    <w:rsid w:val="00656BAF"/>
    <w:rsid w:val="006641A1"/>
    <w:rsid w:val="00666624"/>
    <w:rsid w:val="00666A65"/>
    <w:rsid w:val="00666EEF"/>
    <w:rsid w:val="00671CBC"/>
    <w:rsid w:val="00671F32"/>
    <w:rsid w:val="00671FB8"/>
    <w:rsid w:val="00672849"/>
    <w:rsid w:val="00675635"/>
    <w:rsid w:val="00675ED6"/>
    <w:rsid w:val="006771FC"/>
    <w:rsid w:val="006774EF"/>
    <w:rsid w:val="006775E6"/>
    <w:rsid w:val="0068155A"/>
    <w:rsid w:val="00681DBC"/>
    <w:rsid w:val="006824EC"/>
    <w:rsid w:val="00682F86"/>
    <w:rsid w:val="0069145E"/>
    <w:rsid w:val="006916F9"/>
    <w:rsid w:val="00692A1D"/>
    <w:rsid w:val="00694048"/>
    <w:rsid w:val="006944F7"/>
    <w:rsid w:val="00694C6F"/>
    <w:rsid w:val="00697546"/>
    <w:rsid w:val="006A03A7"/>
    <w:rsid w:val="006A1339"/>
    <w:rsid w:val="006A23AA"/>
    <w:rsid w:val="006A5351"/>
    <w:rsid w:val="006B0B0C"/>
    <w:rsid w:val="006B4ACA"/>
    <w:rsid w:val="006B4B3A"/>
    <w:rsid w:val="006B5064"/>
    <w:rsid w:val="006B6CD2"/>
    <w:rsid w:val="006B742B"/>
    <w:rsid w:val="006C3F8D"/>
    <w:rsid w:val="006C4ECE"/>
    <w:rsid w:val="006C6D91"/>
    <w:rsid w:val="006C78A2"/>
    <w:rsid w:val="006C7B26"/>
    <w:rsid w:val="006D00BE"/>
    <w:rsid w:val="006D04D0"/>
    <w:rsid w:val="006D0B67"/>
    <w:rsid w:val="006D0D27"/>
    <w:rsid w:val="006D39EF"/>
    <w:rsid w:val="006D64A4"/>
    <w:rsid w:val="006E1561"/>
    <w:rsid w:val="006E19DF"/>
    <w:rsid w:val="006E22A1"/>
    <w:rsid w:val="006E2814"/>
    <w:rsid w:val="006E3212"/>
    <w:rsid w:val="006E39D3"/>
    <w:rsid w:val="006E49B4"/>
    <w:rsid w:val="006E4CB3"/>
    <w:rsid w:val="006E64BC"/>
    <w:rsid w:val="006E707A"/>
    <w:rsid w:val="006F1AD8"/>
    <w:rsid w:val="006F2019"/>
    <w:rsid w:val="006F2791"/>
    <w:rsid w:val="006F5B99"/>
    <w:rsid w:val="00700F65"/>
    <w:rsid w:val="00701202"/>
    <w:rsid w:val="00701496"/>
    <w:rsid w:val="00712CA7"/>
    <w:rsid w:val="007137F6"/>
    <w:rsid w:val="00713B2F"/>
    <w:rsid w:val="00714333"/>
    <w:rsid w:val="0071729F"/>
    <w:rsid w:val="00717A75"/>
    <w:rsid w:val="007252C3"/>
    <w:rsid w:val="007254E3"/>
    <w:rsid w:val="00725AC4"/>
    <w:rsid w:val="007313D5"/>
    <w:rsid w:val="00735A23"/>
    <w:rsid w:val="00737F95"/>
    <w:rsid w:val="00741039"/>
    <w:rsid w:val="00741BE5"/>
    <w:rsid w:val="00741DB4"/>
    <w:rsid w:val="007437E1"/>
    <w:rsid w:val="00743E1F"/>
    <w:rsid w:val="007441DE"/>
    <w:rsid w:val="00750392"/>
    <w:rsid w:val="0075111C"/>
    <w:rsid w:val="00752772"/>
    <w:rsid w:val="00752859"/>
    <w:rsid w:val="00754C9D"/>
    <w:rsid w:val="00755001"/>
    <w:rsid w:val="0075699C"/>
    <w:rsid w:val="007576F5"/>
    <w:rsid w:val="007600E3"/>
    <w:rsid w:val="0076403D"/>
    <w:rsid w:val="00765FFE"/>
    <w:rsid w:val="00767ECE"/>
    <w:rsid w:val="0077013C"/>
    <w:rsid w:val="00771A7F"/>
    <w:rsid w:val="0077314B"/>
    <w:rsid w:val="00774551"/>
    <w:rsid w:val="00775525"/>
    <w:rsid w:val="00777BA3"/>
    <w:rsid w:val="00780DE5"/>
    <w:rsid w:val="00780F9B"/>
    <w:rsid w:val="007827F2"/>
    <w:rsid w:val="00786D06"/>
    <w:rsid w:val="0078750B"/>
    <w:rsid w:val="00791BCC"/>
    <w:rsid w:val="00792C37"/>
    <w:rsid w:val="007931E7"/>
    <w:rsid w:val="00795F23"/>
    <w:rsid w:val="00797191"/>
    <w:rsid w:val="007A116C"/>
    <w:rsid w:val="007A1300"/>
    <w:rsid w:val="007A213D"/>
    <w:rsid w:val="007A3516"/>
    <w:rsid w:val="007A3EC2"/>
    <w:rsid w:val="007A69D6"/>
    <w:rsid w:val="007A7FED"/>
    <w:rsid w:val="007B0B79"/>
    <w:rsid w:val="007B0E43"/>
    <w:rsid w:val="007B0EDD"/>
    <w:rsid w:val="007B34CC"/>
    <w:rsid w:val="007B43B5"/>
    <w:rsid w:val="007B6899"/>
    <w:rsid w:val="007C037B"/>
    <w:rsid w:val="007C1823"/>
    <w:rsid w:val="007C6503"/>
    <w:rsid w:val="007D468D"/>
    <w:rsid w:val="007D5151"/>
    <w:rsid w:val="007D5C9F"/>
    <w:rsid w:val="007E060D"/>
    <w:rsid w:val="007E0DF5"/>
    <w:rsid w:val="007F354E"/>
    <w:rsid w:val="007F4DBB"/>
    <w:rsid w:val="007F718F"/>
    <w:rsid w:val="007F7AE9"/>
    <w:rsid w:val="00800C28"/>
    <w:rsid w:val="00800D75"/>
    <w:rsid w:val="00802486"/>
    <w:rsid w:val="00804C46"/>
    <w:rsid w:val="00805AAD"/>
    <w:rsid w:val="00807432"/>
    <w:rsid w:val="00807782"/>
    <w:rsid w:val="00812ADE"/>
    <w:rsid w:val="008141D8"/>
    <w:rsid w:val="008150F3"/>
    <w:rsid w:val="00816710"/>
    <w:rsid w:val="0081767E"/>
    <w:rsid w:val="008176A6"/>
    <w:rsid w:val="00820604"/>
    <w:rsid w:val="008276DF"/>
    <w:rsid w:val="00830EF2"/>
    <w:rsid w:val="00830F96"/>
    <w:rsid w:val="00831AFC"/>
    <w:rsid w:val="00831ED7"/>
    <w:rsid w:val="00834576"/>
    <w:rsid w:val="00834FB8"/>
    <w:rsid w:val="0083512A"/>
    <w:rsid w:val="00835402"/>
    <w:rsid w:val="00841D2D"/>
    <w:rsid w:val="00841DAF"/>
    <w:rsid w:val="00841F8B"/>
    <w:rsid w:val="008436B5"/>
    <w:rsid w:val="008440D8"/>
    <w:rsid w:val="0085115C"/>
    <w:rsid w:val="0085165B"/>
    <w:rsid w:val="00852656"/>
    <w:rsid w:val="008538D6"/>
    <w:rsid w:val="008559F4"/>
    <w:rsid w:val="0085637C"/>
    <w:rsid w:val="00860189"/>
    <w:rsid w:val="008608CE"/>
    <w:rsid w:val="00863A31"/>
    <w:rsid w:val="00863AB5"/>
    <w:rsid w:val="00864308"/>
    <w:rsid w:val="00865F45"/>
    <w:rsid w:val="00872CC0"/>
    <w:rsid w:val="00873094"/>
    <w:rsid w:val="0087435F"/>
    <w:rsid w:val="00877DBC"/>
    <w:rsid w:val="00880A1E"/>
    <w:rsid w:val="00881309"/>
    <w:rsid w:val="00881DAD"/>
    <w:rsid w:val="00881EB4"/>
    <w:rsid w:val="0088271B"/>
    <w:rsid w:val="00882AFD"/>
    <w:rsid w:val="00883BEC"/>
    <w:rsid w:val="0088448F"/>
    <w:rsid w:val="00885685"/>
    <w:rsid w:val="00886735"/>
    <w:rsid w:val="00886915"/>
    <w:rsid w:val="008955D2"/>
    <w:rsid w:val="00896684"/>
    <w:rsid w:val="008A0A5C"/>
    <w:rsid w:val="008A0A98"/>
    <w:rsid w:val="008A414B"/>
    <w:rsid w:val="008A51DE"/>
    <w:rsid w:val="008A718F"/>
    <w:rsid w:val="008A7DC8"/>
    <w:rsid w:val="008B0A19"/>
    <w:rsid w:val="008B1B34"/>
    <w:rsid w:val="008B2421"/>
    <w:rsid w:val="008B2D77"/>
    <w:rsid w:val="008B37E2"/>
    <w:rsid w:val="008B4427"/>
    <w:rsid w:val="008B5039"/>
    <w:rsid w:val="008C0BB8"/>
    <w:rsid w:val="008C33F9"/>
    <w:rsid w:val="008C3EDD"/>
    <w:rsid w:val="008C4A7B"/>
    <w:rsid w:val="008C4E12"/>
    <w:rsid w:val="008D195A"/>
    <w:rsid w:val="008D3923"/>
    <w:rsid w:val="008D5567"/>
    <w:rsid w:val="008E0A90"/>
    <w:rsid w:val="008E0B96"/>
    <w:rsid w:val="008E2EA3"/>
    <w:rsid w:val="008E73B9"/>
    <w:rsid w:val="008E76ED"/>
    <w:rsid w:val="008E7CFF"/>
    <w:rsid w:val="008F512A"/>
    <w:rsid w:val="008F72E0"/>
    <w:rsid w:val="0090194F"/>
    <w:rsid w:val="0090399C"/>
    <w:rsid w:val="0091170A"/>
    <w:rsid w:val="00912359"/>
    <w:rsid w:val="009136E3"/>
    <w:rsid w:val="00913945"/>
    <w:rsid w:val="00917938"/>
    <w:rsid w:val="00920676"/>
    <w:rsid w:val="0092094F"/>
    <w:rsid w:val="00925718"/>
    <w:rsid w:val="00926095"/>
    <w:rsid w:val="0093270C"/>
    <w:rsid w:val="00932D0B"/>
    <w:rsid w:val="00935F62"/>
    <w:rsid w:val="00936624"/>
    <w:rsid w:val="00936DD7"/>
    <w:rsid w:val="00937692"/>
    <w:rsid w:val="0094248A"/>
    <w:rsid w:val="00942798"/>
    <w:rsid w:val="00945910"/>
    <w:rsid w:val="00945C79"/>
    <w:rsid w:val="00947360"/>
    <w:rsid w:val="009513BF"/>
    <w:rsid w:val="00952047"/>
    <w:rsid w:val="00953A12"/>
    <w:rsid w:val="00954202"/>
    <w:rsid w:val="00955EEC"/>
    <w:rsid w:val="009564EB"/>
    <w:rsid w:val="009616C4"/>
    <w:rsid w:val="0096176F"/>
    <w:rsid w:val="00961FCB"/>
    <w:rsid w:val="009627ED"/>
    <w:rsid w:val="009645CA"/>
    <w:rsid w:val="0097045F"/>
    <w:rsid w:val="00970730"/>
    <w:rsid w:val="00970761"/>
    <w:rsid w:val="00972604"/>
    <w:rsid w:val="00975177"/>
    <w:rsid w:val="00976F39"/>
    <w:rsid w:val="009806B2"/>
    <w:rsid w:val="0098078F"/>
    <w:rsid w:val="00980814"/>
    <w:rsid w:val="00982D6F"/>
    <w:rsid w:val="0098558C"/>
    <w:rsid w:val="00985E23"/>
    <w:rsid w:val="0099158A"/>
    <w:rsid w:val="00993DBA"/>
    <w:rsid w:val="00995A1E"/>
    <w:rsid w:val="0099633E"/>
    <w:rsid w:val="009A2C4D"/>
    <w:rsid w:val="009A556E"/>
    <w:rsid w:val="009A5808"/>
    <w:rsid w:val="009A6864"/>
    <w:rsid w:val="009B339C"/>
    <w:rsid w:val="009B3A7A"/>
    <w:rsid w:val="009B4BC3"/>
    <w:rsid w:val="009B52A5"/>
    <w:rsid w:val="009B74C4"/>
    <w:rsid w:val="009C0D39"/>
    <w:rsid w:val="009C123F"/>
    <w:rsid w:val="009C14DC"/>
    <w:rsid w:val="009C3A9C"/>
    <w:rsid w:val="009C43EC"/>
    <w:rsid w:val="009D4ACB"/>
    <w:rsid w:val="009D5945"/>
    <w:rsid w:val="009D7852"/>
    <w:rsid w:val="009E1D9B"/>
    <w:rsid w:val="009E5A8A"/>
    <w:rsid w:val="009E6E4B"/>
    <w:rsid w:val="009F072C"/>
    <w:rsid w:val="009F294A"/>
    <w:rsid w:val="009F2C1C"/>
    <w:rsid w:val="009F30AF"/>
    <w:rsid w:val="009F448A"/>
    <w:rsid w:val="009F523E"/>
    <w:rsid w:val="009F5242"/>
    <w:rsid w:val="009F553C"/>
    <w:rsid w:val="009F56AC"/>
    <w:rsid w:val="009F71B5"/>
    <w:rsid w:val="009F7B58"/>
    <w:rsid w:val="00A040D9"/>
    <w:rsid w:val="00A059B0"/>
    <w:rsid w:val="00A05EBA"/>
    <w:rsid w:val="00A1012E"/>
    <w:rsid w:val="00A102DE"/>
    <w:rsid w:val="00A10766"/>
    <w:rsid w:val="00A10783"/>
    <w:rsid w:val="00A127F3"/>
    <w:rsid w:val="00A13543"/>
    <w:rsid w:val="00A13DB6"/>
    <w:rsid w:val="00A13EDD"/>
    <w:rsid w:val="00A14CE0"/>
    <w:rsid w:val="00A16A1C"/>
    <w:rsid w:val="00A16B04"/>
    <w:rsid w:val="00A175F8"/>
    <w:rsid w:val="00A17C4E"/>
    <w:rsid w:val="00A243A4"/>
    <w:rsid w:val="00A244B2"/>
    <w:rsid w:val="00A25180"/>
    <w:rsid w:val="00A2615C"/>
    <w:rsid w:val="00A2625D"/>
    <w:rsid w:val="00A3156F"/>
    <w:rsid w:val="00A31B40"/>
    <w:rsid w:val="00A3481B"/>
    <w:rsid w:val="00A35848"/>
    <w:rsid w:val="00A362B1"/>
    <w:rsid w:val="00A36B1A"/>
    <w:rsid w:val="00A371FD"/>
    <w:rsid w:val="00A37AE3"/>
    <w:rsid w:val="00A401A3"/>
    <w:rsid w:val="00A41711"/>
    <w:rsid w:val="00A41754"/>
    <w:rsid w:val="00A4411D"/>
    <w:rsid w:val="00A44918"/>
    <w:rsid w:val="00A4618C"/>
    <w:rsid w:val="00A47C68"/>
    <w:rsid w:val="00A50446"/>
    <w:rsid w:val="00A51825"/>
    <w:rsid w:val="00A520A6"/>
    <w:rsid w:val="00A52ADB"/>
    <w:rsid w:val="00A541EE"/>
    <w:rsid w:val="00A5458F"/>
    <w:rsid w:val="00A54790"/>
    <w:rsid w:val="00A56910"/>
    <w:rsid w:val="00A57B46"/>
    <w:rsid w:val="00A6114A"/>
    <w:rsid w:val="00A61397"/>
    <w:rsid w:val="00A62907"/>
    <w:rsid w:val="00A63412"/>
    <w:rsid w:val="00A64033"/>
    <w:rsid w:val="00A64C48"/>
    <w:rsid w:val="00A65F84"/>
    <w:rsid w:val="00A7115E"/>
    <w:rsid w:val="00A7243D"/>
    <w:rsid w:val="00A725C2"/>
    <w:rsid w:val="00A75483"/>
    <w:rsid w:val="00A77235"/>
    <w:rsid w:val="00A77475"/>
    <w:rsid w:val="00A804CE"/>
    <w:rsid w:val="00A805E1"/>
    <w:rsid w:val="00A8142F"/>
    <w:rsid w:val="00A834A3"/>
    <w:rsid w:val="00A838F8"/>
    <w:rsid w:val="00A83D09"/>
    <w:rsid w:val="00A854F0"/>
    <w:rsid w:val="00A86813"/>
    <w:rsid w:val="00A91B03"/>
    <w:rsid w:val="00A91FA9"/>
    <w:rsid w:val="00A9207F"/>
    <w:rsid w:val="00A9251B"/>
    <w:rsid w:val="00A9452A"/>
    <w:rsid w:val="00A9482A"/>
    <w:rsid w:val="00A96A6D"/>
    <w:rsid w:val="00AA17F8"/>
    <w:rsid w:val="00AA211C"/>
    <w:rsid w:val="00AA3AE8"/>
    <w:rsid w:val="00AA4CA8"/>
    <w:rsid w:val="00AA5B1A"/>
    <w:rsid w:val="00AA610D"/>
    <w:rsid w:val="00AA6E47"/>
    <w:rsid w:val="00AA704F"/>
    <w:rsid w:val="00AB0823"/>
    <w:rsid w:val="00AB1378"/>
    <w:rsid w:val="00AB2455"/>
    <w:rsid w:val="00AC1B7A"/>
    <w:rsid w:val="00AC3375"/>
    <w:rsid w:val="00AC3FCF"/>
    <w:rsid w:val="00AC568B"/>
    <w:rsid w:val="00AC5C51"/>
    <w:rsid w:val="00AC75A9"/>
    <w:rsid w:val="00AD0AE5"/>
    <w:rsid w:val="00AD0FB3"/>
    <w:rsid w:val="00AD1225"/>
    <w:rsid w:val="00AD1AC6"/>
    <w:rsid w:val="00AD3531"/>
    <w:rsid w:val="00AD6A08"/>
    <w:rsid w:val="00AD7209"/>
    <w:rsid w:val="00AD7AA0"/>
    <w:rsid w:val="00AD7B18"/>
    <w:rsid w:val="00AD7E6F"/>
    <w:rsid w:val="00AE0A4A"/>
    <w:rsid w:val="00AE18F2"/>
    <w:rsid w:val="00AE5138"/>
    <w:rsid w:val="00AE6A03"/>
    <w:rsid w:val="00AE740F"/>
    <w:rsid w:val="00AE7A4C"/>
    <w:rsid w:val="00AF0639"/>
    <w:rsid w:val="00AF15A3"/>
    <w:rsid w:val="00AF1F7E"/>
    <w:rsid w:val="00AF28D4"/>
    <w:rsid w:val="00AF2A41"/>
    <w:rsid w:val="00AF3779"/>
    <w:rsid w:val="00AF4287"/>
    <w:rsid w:val="00AF5DB3"/>
    <w:rsid w:val="00AF5E1C"/>
    <w:rsid w:val="00B01CB4"/>
    <w:rsid w:val="00B0531A"/>
    <w:rsid w:val="00B07091"/>
    <w:rsid w:val="00B07E45"/>
    <w:rsid w:val="00B10118"/>
    <w:rsid w:val="00B11612"/>
    <w:rsid w:val="00B129A9"/>
    <w:rsid w:val="00B12E86"/>
    <w:rsid w:val="00B1466A"/>
    <w:rsid w:val="00B15B0B"/>
    <w:rsid w:val="00B15F5C"/>
    <w:rsid w:val="00B203E2"/>
    <w:rsid w:val="00B212A3"/>
    <w:rsid w:val="00B2149E"/>
    <w:rsid w:val="00B22F7B"/>
    <w:rsid w:val="00B25E3D"/>
    <w:rsid w:val="00B26338"/>
    <w:rsid w:val="00B26385"/>
    <w:rsid w:val="00B27096"/>
    <w:rsid w:val="00B27416"/>
    <w:rsid w:val="00B311F7"/>
    <w:rsid w:val="00B337C2"/>
    <w:rsid w:val="00B355C7"/>
    <w:rsid w:val="00B35638"/>
    <w:rsid w:val="00B361B2"/>
    <w:rsid w:val="00B4085D"/>
    <w:rsid w:val="00B424C6"/>
    <w:rsid w:val="00B427C9"/>
    <w:rsid w:val="00B42CC4"/>
    <w:rsid w:val="00B51948"/>
    <w:rsid w:val="00B5375D"/>
    <w:rsid w:val="00B53D7B"/>
    <w:rsid w:val="00B559A0"/>
    <w:rsid w:val="00B57E0E"/>
    <w:rsid w:val="00B60798"/>
    <w:rsid w:val="00B613E6"/>
    <w:rsid w:val="00B618B7"/>
    <w:rsid w:val="00B620F6"/>
    <w:rsid w:val="00B64C27"/>
    <w:rsid w:val="00B65AAB"/>
    <w:rsid w:val="00B65FE7"/>
    <w:rsid w:val="00B66147"/>
    <w:rsid w:val="00B71237"/>
    <w:rsid w:val="00B71566"/>
    <w:rsid w:val="00B74509"/>
    <w:rsid w:val="00B74566"/>
    <w:rsid w:val="00B75384"/>
    <w:rsid w:val="00B76313"/>
    <w:rsid w:val="00B7682A"/>
    <w:rsid w:val="00B768FC"/>
    <w:rsid w:val="00B7758F"/>
    <w:rsid w:val="00B81DF9"/>
    <w:rsid w:val="00B8489C"/>
    <w:rsid w:val="00B8551C"/>
    <w:rsid w:val="00B85C4F"/>
    <w:rsid w:val="00B92D1F"/>
    <w:rsid w:val="00B9399A"/>
    <w:rsid w:val="00B95872"/>
    <w:rsid w:val="00B97A74"/>
    <w:rsid w:val="00BA0118"/>
    <w:rsid w:val="00BA0835"/>
    <w:rsid w:val="00BA0EC6"/>
    <w:rsid w:val="00BA1159"/>
    <w:rsid w:val="00BA1575"/>
    <w:rsid w:val="00BA1FFA"/>
    <w:rsid w:val="00BA22A1"/>
    <w:rsid w:val="00BA66A2"/>
    <w:rsid w:val="00BB103A"/>
    <w:rsid w:val="00BB1AB1"/>
    <w:rsid w:val="00BB2A57"/>
    <w:rsid w:val="00BB3263"/>
    <w:rsid w:val="00BB33CD"/>
    <w:rsid w:val="00BB44BA"/>
    <w:rsid w:val="00BC0CA1"/>
    <w:rsid w:val="00BC3BDE"/>
    <w:rsid w:val="00BC3C6F"/>
    <w:rsid w:val="00BC4988"/>
    <w:rsid w:val="00BC565F"/>
    <w:rsid w:val="00BC5FDE"/>
    <w:rsid w:val="00BD1113"/>
    <w:rsid w:val="00BD2FFF"/>
    <w:rsid w:val="00BD5780"/>
    <w:rsid w:val="00BD69A3"/>
    <w:rsid w:val="00BE04E0"/>
    <w:rsid w:val="00BE0E72"/>
    <w:rsid w:val="00BE1522"/>
    <w:rsid w:val="00BE3BB5"/>
    <w:rsid w:val="00BE6D84"/>
    <w:rsid w:val="00BF1160"/>
    <w:rsid w:val="00BF286A"/>
    <w:rsid w:val="00BF2B2D"/>
    <w:rsid w:val="00BF411D"/>
    <w:rsid w:val="00C0023D"/>
    <w:rsid w:val="00C00858"/>
    <w:rsid w:val="00C009AE"/>
    <w:rsid w:val="00C01E79"/>
    <w:rsid w:val="00C02ED4"/>
    <w:rsid w:val="00C03B79"/>
    <w:rsid w:val="00C05696"/>
    <w:rsid w:val="00C05D44"/>
    <w:rsid w:val="00C06F60"/>
    <w:rsid w:val="00C075D6"/>
    <w:rsid w:val="00C121B3"/>
    <w:rsid w:val="00C12C85"/>
    <w:rsid w:val="00C12E09"/>
    <w:rsid w:val="00C14F06"/>
    <w:rsid w:val="00C154C1"/>
    <w:rsid w:val="00C16CDC"/>
    <w:rsid w:val="00C16D47"/>
    <w:rsid w:val="00C201D3"/>
    <w:rsid w:val="00C233A5"/>
    <w:rsid w:val="00C246E7"/>
    <w:rsid w:val="00C27ECB"/>
    <w:rsid w:val="00C3121B"/>
    <w:rsid w:val="00C339CA"/>
    <w:rsid w:val="00C36230"/>
    <w:rsid w:val="00C37753"/>
    <w:rsid w:val="00C40061"/>
    <w:rsid w:val="00C4173B"/>
    <w:rsid w:val="00C42691"/>
    <w:rsid w:val="00C43B3F"/>
    <w:rsid w:val="00C43C1B"/>
    <w:rsid w:val="00C44F66"/>
    <w:rsid w:val="00C51D12"/>
    <w:rsid w:val="00C538D8"/>
    <w:rsid w:val="00C545BB"/>
    <w:rsid w:val="00C54C7D"/>
    <w:rsid w:val="00C61282"/>
    <w:rsid w:val="00C615DB"/>
    <w:rsid w:val="00C6175E"/>
    <w:rsid w:val="00C61F7F"/>
    <w:rsid w:val="00C62DDD"/>
    <w:rsid w:val="00C640FB"/>
    <w:rsid w:val="00C64B5C"/>
    <w:rsid w:val="00C651A1"/>
    <w:rsid w:val="00C655FD"/>
    <w:rsid w:val="00C65A5E"/>
    <w:rsid w:val="00C65E27"/>
    <w:rsid w:val="00C67004"/>
    <w:rsid w:val="00C7016B"/>
    <w:rsid w:val="00C70AEB"/>
    <w:rsid w:val="00C72CD4"/>
    <w:rsid w:val="00C75E11"/>
    <w:rsid w:val="00C76D8F"/>
    <w:rsid w:val="00C8193D"/>
    <w:rsid w:val="00C82878"/>
    <w:rsid w:val="00C86C18"/>
    <w:rsid w:val="00C87082"/>
    <w:rsid w:val="00C8777F"/>
    <w:rsid w:val="00C90393"/>
    <w:rsid w:val="00C9294A"/>
    <w:rsid w:val="00C9360E"/>
    <w:rsid w:val="00C961F7"/>
    <w:rsid w:val="00C97BE7"/>
    <w:rsid w:val="00CA08B1"/>
    <w:rsid w:val="00CA2F9D"/>
    <w:rsid w:val="00CA3854"/>
    <w:rsid w:val="00CA3B4C"/>
    <w:rsid w:val="00CA76E0"/>
    <w:rsid w:val="00CB3159"/>
    <w:rsid w:val="00CB3759"/>
    <w:rsid w:val="00CB3A27"/>
    <w:rsid w:val="00CB44B4"/>
    <w:rsid w:val="00CB471E"/>
    <w:rsid w:val="00CC0E3B"/>
    <w:rsid w:val="00CC5D45"/>
    <w:rsid w:val="00CC707A"/>
    <w:rsid w:val="00CD1647"/>
    <w:rsid w:val="00CD5FC6"/>
    <w:rsid w:val="00CE7E3D"/>
    <w:rsid w:val="00CF0DAB"/>
    <w:rsid w:val="00CF17A7"/>
    <w:rsid w:val="00CF1D68"/>
    <w:rsid w:val="00CF248D"/>
    <w:rsid w:val="00CF3896"/>
    <w:rsid w:val="00CF3D31"/>
    <w:rsid w:val="00D0195A"/>
    <w:rsid w:val="00D05426"/>
    <w:rsid w:val="00D059DA"/>
    <w:rsid w:val="00D10B8E"/>
    <w:rsid w:val="00D113CC"/>
    <w:rsid w:val="00D1651C"/>
    <w:rsid w:val="00D17B61"/>
    <w:rsid w:val="00D21539"/>
    <w:rsid w:val="00D2435C"/>
    <w:rsid w:val="00D258B9"/>
    <w:rsid w:val="00D26A1D"/>
    <w:rsid w:val="00D275EE"/>
    <w:rsid w:val="00D3092B"/>
    <w:rsid w:val="00D32DAE"/>
    <w:rsid w:val="00D34241"/>
    <w:rsid w:val="00D3780B"/>
    <w:rsid w:val="00D4117A"/>
    <w:rsid w:val="00D41C01"/>
    <w:rsid w:val="00D4344E"/>
    <w:rsid w:val="00D4459C"/>
    <w:rsid w:val="00D44CE6"/>
    <w:rsid w:val="00D44DD3"/>
    <w:rsid w:val="00D45EDF"/>
    <w:rsid w:val="00D4661A"/>
    <w:rsid w:val="00D47659"/>
    <w:rsid w:val="00D512FA"/>
    <w:rsid w:val="00D514D8"/>
    <w:rsid w:val="00D52427"/>
    <w:rsid w:val="00D54AA0"/>
    <w:rsid w:val="00D5631B"/>
    <w:rsid w:val="00D56660"/>
    <w:rsid w:val="00D57B7E"/>
    <w:rsid w:val="00D621C1"/>
    <w:rsid w:val="00D6315B"/>
    <w:rsid w:val="00D64393"/>
    <w:rsid w:val="00D66CB8"/>
    <w:rsid w:val="00D67B1B"/>
    <w:rsid w:val="00D7180A"/>
    <w:rsid w:val="00D71A5C"/>
    <w:rsid w:val="00D735BD"/>
    <w:rsid w:val="00D748E5"/>
    <w:rsid w:val="00D753BF"/>
    <w:rsid w:val="00D755CF"/>
    <w:rsid w:val="00D81C87"/>
    <w:rsid w:val="00D83590"/>
    <w:rsid w:val="00D850AD"/>
    <w:rsid w:val="00D85842"/>
    <w:rsid w:val="00D861F1"/>
    <w:rsid w:val="00D915D9"/>
    <w:rsid w:val="00D929E4"/>
    <w:rsid w:val="00D92D9D"/>
    <w:rsid w:val="00D9688B"/>
    <w:rsid w:val="00DA2909"/>
    <w:rsid w:val="00DA7079"/>
    <w:rsid w:val="00DB2F96"/>
    <w:rsid w:val="00DB3CE6"/>
    <w:rsid w:val="00DB62A9"/>
    <w:rsid w:val="00DB6AA4"/>
    <w:rsid w:val="00DB7028"/>
    <w:rsid w:val="00DB757F"/>
    <w:rsid w:val="00DC0355"/>
    <w:rsid w:val="00DC0B01"/>
    <w:rsid w:val="00DC1AAA"/>
    <w:rsid w:val="00DC2F75"/>
    <w:rsid w:val="00DC326B"/>
    <w:rsid w:val="00DC47EB"/>
    <w:rsid w:val="00DC501F"/>
    <w:rsid w:val="00DC694E"/>
    <w:rsid w:val="00DC71A8"/>
    <w:rsid w:val="00DD381B"/>
    <w:rsid w:val="00DD49CF"/>
    <w:rsid w:val="00DD5772"/>
    <w:rsid w:val="00DD5FE8"/>
    <w:rsid w:val="00DD68E6"/>
    <w:rsid w:val="00DE0E8F"/>
    <w:rsid w:val="00DE21FF"/>
    <w:rsid w:val="00DE2D96"/>
    <w:rsid w:val="00DE4423"/>
    <w:rsid w:val="00DF174A"/>
    <w:rsid w:val="00DF1CD5"/>
    <w:rsid w:val="00DF3ABD"/>
    <w:rsid w:val="00DF6424"/>
    <w:rsid w:val="00DF7467"/>
    <w:rsid w:val="00DF7C68"/>
    <w:rsid w:val="00E005AF"/>
    <w:rsid w:val="00E04941"/>
    <w:rsid w:val="00E05F92"/>
    <w:rsid w:val="00E05FD6"/>
    <w:rsid w:val="00E078EB"/>
    <w:rsid w:val="00E106CB"/>
    <w:rsid w:val="00E11EE0"/>
    <w:rsid w:val="00E17E34"/>
    <w:rsid w:val="00E23243"/>
    <w:rsid w:val="00E25350"/>
    <w:rsid w:val="00E2754F"/>
    <w:rsid w:val="00E3089F"/>
    <w:rsid w:val="00E31F39"/>
    <w:rsid w:val="00E3368C"/>
    <w:rsid w:val="00E377D0"/>
    <w:rsid w:val="00E37AE3"/>
    <w:rsid w:val="00E40DD0"/>
    <w:rsid w:val="00E41301"/>
    <w:rsid w:val="00E438A6"/>
    <w:rsid w:val="00E451CF"/>
    <w:rsid w:val="00E50B95"/>
    <w:rsid w:val="00E5117E"/>
    <w:rsid w:val="00E51ACC"/>
    <w:rsid w:val="00E53D51"/>
    <w:rsid w:val="00E60907"/>
    <w:rsid w:val="00E61B34"/>
    <w:rsid w:val="00E63755"/>
    <w:rsid w:val="00E65FCD"/>
    <w:rsid w:val="00E66477"/>
    <w:rsid w:val="00E66F10"/>
    <w:rsid w:val="00E6717C"/>
    <w:rsid w:val="00E70D7D"/>
    <w:rsid w:val="00E718B3"/>
    <w:rsid w:val="00E71FFF"/>
    <w:rsid w:val="00E73030"/>
    <w:rsid w:val="00E736F1"/>
    <w:rsid w:val="00E76010"/>
    <w:rsid w:val="00E76319"/>
    <w:rsid w:val="00E7682E"/>
    <w:rsid w:val="00E77842"/>
    <w:rsid w:val="00E80B0C"/>
    <w:rsid w:val="00E811AD"/>
    <w:rsid w:val="00E81B02"/>
    <w:rsid w:val="00E81F40"/>
    <w:rsid w:val="00E83F7A"/>
    <w:rsid w:val="00E8533F"/>
    <w:rsid w:val="00E903DA"/>
    <w:rsid w:val="00E92253"/>
    <w:rsid w:val="00E92BC5"/>
    <w:rsid w:val="00E92ED9"/>
    <w:rsid w:val="00E93ADE"/>
    <w:rsid w:val="00E95170"/>
    <w:rsid w:val="00EA0FEE"/>
    <w:rsid w:val="00EA166A"/>
    <w:rsid w:val="00EA2A2C"/>
    <w:rsid w:val="00EA3909"/>
    <w:rsid w:val="00EA53DD"/>
    <w:rsid w:val="00EA6EB3"/>
    <w:rsid w:val="00EA79E5"/>
    <w:rsid w:val="00EA7F6D"/>
    <w:rsid w:val="00EB10C8"/>
    <w:rsid w:val="00EB17B8"/>
    <w:rsid w:val="00EB1AA7"/>
    <w:rsid w:val="00EB291B"/>
    <w:rsid w:val="00EB3F39"/>
    <w:rsid w:val="00EB5308"/>
    <w:rsid w:val="00EB60EA"/>
    <w:rsid w:val="00EB7EDF"/>
    <w:rsid w:val="00EC0656"/>
    <w:rsid w:val="00EC4A70"/>
    <w:rsid w:val="00EC62FA"/>
    <w:rsid w:val="00EC64DE"/>
    <w:rsid w:val="00EC69D1"/>
    <w:rsid w:val="00ED11E7"/>
    <w:rsid w:val="00ED122A"/>
    <w:rsid w:val="00ED15AE"/>
    <w:rsid w:val="00ED23C2"/>
    <w:rsid w:val="00ED2CE3"/>
    <w:rsid w:val="00ED65D9"/>
    <w:rsid w:val="00EE25E5"/>
    <w:rsid w:val="00EE342E"/>
    <w:rsid w:val="00EE40FE"/>
    <w:rsid w:val="00EE7EB8"/>
    <w:rsid w:val="00EF68D0"/>
    <w:rsid w:val="00EF74E1"/>
    <w:rsid w:val="00F02657"/>
    <w:rsid w:val="00F02B0E"/>
    <w:rsid w:val="00F05682"/>
    <w:rsid w:val="00F06841"/>
    <w:rsid w:val="00F06866"/>
    <w:rsid w:val="00F071D9"/>
    <w:rsid w:val="00F141DF"/>
    <w:rsid w:val="00F150AA"/>
    <w:rsid w:val="00F2108D"/>
    <w:rsid w:val="00F21959"/>
    <w:rsid w:val="00F22F1F"/>
    <w:rsid w:val="00F2360F"/>
    <w:rsid w:val="00F2372A"/>
    <w:rsid w:val="00F27D8B"/>
    <w:rsid w:val="00F3218E"/>
    <w:rsid w:val="00F40715"/>
    <w:rsid w:val="00F45C63"/>
    <w:rsid w:val="00F45F40"/>
    <w:rsid w:val="00F4761B"/>
    <w:rsid w:val="00F47A26"/>
    <w:rsid w:val="00F5043D"/>
    <w:rsid w:val="00F5156C"/>
    <w:rsid w:val="00F558D7"/>
    <w:rsid w:val="00F6177B"/>
    <w:rsid w:val="00F62E9C"/>
    <w:rsid w:val="00F6552A"/>
    <w:rsid w:val="00F65959"/>
    <w:rsid w:val="00F669D7"/>
    <w:rsid w:val="00F7030C"/>
    <w:rsid w:val="00F741D6"/>
    <w:rsid w:val="00F747C4"/>
    <w:rsid w:val="00F76151"/>
    <w:rsid w:val="00F8012A"/>
    <w:rsid w:val="00F83193"/>
    <w:rsid w:val="00F84311"/>
    <w:rsid w:val="00F850B2"/>
    <w:rsid w:val="00F85BBA"/>
    <w:rsid w:val="00F916A5"/>
    <w:rsid w:val="00F91E6E"/>
    <w:rsid w:val="00F93565"/>
    <w:rsid w:val="00F943E8"/>
    <w:rsid w:val="00F94D0B"/>
    <w:rsid w:val="00F96EB6"/>
    <w:rsid w:val="00FA2559"/>
    <w:rsid w:val="00FA2A5C"/>
    <w:rsid w:val="00FA43A4"/>
    <w:rsid w:val="00FA495D"/>
    <w:rsid w:val="00FA51F4"/>
    <w:rsid w:val="00FA6747"/>
    <w:rsid w:val="00FA7104"/>
    <w:rsid w:val="00FA77A1"/>
    <w:rsid w:val="00FB1486"/>
    <w:rsid w:val="00FB30D0"/>
    <w:rsid w:val="00FB51E5"/>
    <w:rsid w:val="00FB6A9B"/>
    <w:rsid w:val="00FB6DB5"/>
    <w:rsid w:val="00FB7DA1"/>
    <w:rsid w:val="00FC578E"/>
    <w:rsid w:val="00FD1FF1"/>
    <w:rsid w:val="00FD264B"/>
    <w:rsid w:val="00FD40AE"/>
    <w:rsid w:val="00FD5EAD"/>
    <w:rsid w:val="00FD79F2"/>
    <w:rsid w:val="00FE0A93"/>
    <w:rsid w:val="00FE0B95"/>
    <w:rsid w:val="00FE53C7"/>
    <w:rsid w:val="00FE5952"/>
    <w:rsid w:val="00FF1832"/>
    <w:rsid w:val="00FF20B6"/>
    <w:rsid w:val="00FF32E5"/>
    <w:rsid w:val="00FF33B3"/>
    <w:rsid w:val="00FF7296"/>
    <w:rsid w:val="5F661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64AE5C"/>
  <w15:docId w15:val="{DA53644D-71C2-4300-84E5-EB1EC1EE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6F1"/>
    <w:pPr>
      <w:spacing w:after="160" w:line="278" w:lineRule="auto"/>
    </w:pPr>
    <w:rPr>
      <w:kern w:val="2"/>
      <w:sz w:val="24"/>
      <w:szCs w:val="24"/>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rPr>
      <w:rFonts w:eastAsiaTheme="majorEastAsia" w:cstheme="majorBidi"/>
      <w:color w:val="595959" w:themeColor="text1" w:themeTint="A6"/>
      <w:spacing w:val="15"/>
      <w:sz w:val="28"/>
      <w:szCs w:val="2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b">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c">
    <w:name w:val="Title"/>
    <w:basedOn w:val="a"/>
    <w:next w:val="a"/>
    <w:link w:val="ad"/>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line number"/>
    <w:basedOn w:val="a0"/>
    <w:uiPriority w:val="99"/>
    <w:semiHidden/>
    <w:unhideWhenUsed/>
    <w:qFormat/>
  </w:style>
  <w:style w:type="character" w:styleId="af0">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qFormat/>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eastAsiaTheme="majorEastAsia" w:cstheme="majorBidi"/>
      <w:color w:val="595959" w:themeColor="text1" w:themeTint="A6"/>
      <w:spacing w:val="15"/>
      <w:sz w:val="28"/>
      <w:szCs w:val="28"/>
    </w:rPr>
  </w:style>
  <w:style w:type="paragraph" w:styleId="af1">
    <w:name w:val="Quote"/>
    <w:basedOn w:val="a"/>
    <w:next w:val="a"/>
    <w:link w:val="af2"/>
    <w:uiPriority w:val="29"/>
    <w:qFormat/>
    <w:pPr>
      <w:spacing w:before="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4">
    <w:name w:val="Intense Quote"/>
    <w:basedOn w:val="a"/>
    <w:next w:val="a"/>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3">
    <w:name w:val="书目1"/>
    <w:basedOn w:val="a"/>
    <w:next w:val="a"/>
    <w:uiPriority w:val="37"/>
    <w:unhideWhenUsed/>
    <w:qFormat/>
    <w:pPr>
      <w:tabs>
        <w:tab w:val="left" w:pos="384"/>
      </w:tabs>
      <w:spacing w:after="240" w:line="240" w:lineRule="auto"/>
      <w:ind w:left="384" w:hanging="384"/>
    </w:p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14">
    <w:name w:val="未处理的提及1"/>
    <w:basedOn w:val="a0"/>
    <w:uiPriority w:val="99"/>
    <w:semiHidden/>
    <w:unhideWhenUsed/>
    <w:qFormat/>
    <w:rPr>
      <w:color w:val="605E5C"/>
      <w:shd w:val="clear" w:color="auto" w:fill="E1DFDD"/>
    </w:rPr>
  </w:style>
  <w:style w:type="character" w:styleId="af6">
    <w:name w:val="annotation reference"/>
    <w:basedOn w:val="a0"/>
    <w:uiPriority w:val="99"/>
    <w:semiHidden/>
    <w:unhideWhenUsed/>
    <w:rPr>
      <w:sz w:val="21"/>
      <w:szCs w:val="21"/>
    </w:rPr>
  </w:style>
  <w:style w:type="paragraph" w:styleId="af7">
    <w:name w:val="Revision"/>
    <w:hidden/>
    <w:uiPriority w:val="99"/>
    <w:unhideWhenUsed/>
    <w:rsid w:val="008150F3"/>
    <w:rPr>
      <w:kern w:val="2"/>
      <w:sz w:val="24"/>
      <w:szCs w:val="24"/>
      <w14:ligatures w14:val="standardContextual"/>
    </w:rPr>
  </w:style>
  <w:style w:type="paragraph" w:styleId="af8">
    <w:name w:val="annotation subject"/>
    <w:basedOn w:val="a3"/>
    <w:next w:val="a3"/>
    <w:link w:val="af9"/>
    <w:uiPriority w:val="99"/>
    <w:semiHidden/>
    <w:unhideWhenUsed/>
    <w:rsid w:val="008150F3"/>
    <w:rPr>
      <w:b/>
      <w:bCs/>
    </w:rPr>
  </w:style>
  <w:style w:type="character" w:customStyle="1" w:styleId="a4">
    <w:name w:val="批注文字 字符"/>
    <w:basedOn w:val="a0"/>
    <w:link w:val="a3"/>
    <w:uiPriority w:val="99"/>
    <w:rsid w:val="008150F3"/>
    <w:rPr>
      <w:kern w:val="2"/>
      <w:sz w:val="24"/>
      <w:szCs w:val="24"/>
      <w14:ligatures w14:val="standardContextual"/>
    </w:rPr>
  </w:style>
  <w:style w:type="character" w:customStyle="1" w:styleId="af9">
    <w:name w:val="批注主题 字符"/>
    <w:basedOn w:val="a4"/>
    <w:link w:val="af8"/>
    <w:uiPriority w:val="99"/>
    <w:semiHidden/>
    <w:rsid w:val="008150F3"/>
    <w:rPr>
      <w:b/>
      <w:bCs/>
      <w:kern w:val="2"/>
      <w:sz w:val="24"/>
      <w:szCs w:val="24"/>
      <w14:ligatures w14:val="standardContextual"/>
    </w:rPr>
  </w:style>
  <w:style w:type="paragraph" w:styleId="afa">
    <w:name w:val="Bibliography"/>
    <w:basedOn w:val="a"/>
    <w:next w:val="a"/>
    <w:uiPriority w:val="37"/>
    <w:unhideWhenUsed/>
    <w:rsid w:val="00A51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openxmlformats.org/officeDocument/2006/relationships/hyperlink" Target="mailto:zhaodeyu988@126.com" TargetMode="Externa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jp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uang_xia01@163.com" TargetMode="Externa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D3FB9-62C0-4BAB-9FF8-55BB63D78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2285</TotalTime>
  <Pages>28</Pages>
  <Words>11619</Words>
  <Characters>66232</Characters>
  <Application>Microsoft Office Word</Application>
  <DocSecurity>0</DocSecurity>
  <Lines>551</Lines>
  <Paragraphs>155</Paragraphs>
  <ScaleCrop>false</ScaleCrop>
  <Company/>
  <LinksUpToDate>false</LinksUpToDate>
  <CharactersWithSpaces>77696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axsliu</dc:creator>
  <cp:lastModifiedBy>Bofan Wang</cp:lastModifiedBy>
  <cp:revision>122</cp:revision>
  <dcterms:created xsi:type="dcterms:W3CDTF">2026-01-24T10:29:00Z</dcterms:created>
  <dcterms:modified xsi:type="dcterms:W3CDTF">2026-06-16T07:17:00Z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efs&gt;&lt;/data&gt;</vt:lpwstr>
  </property>
  <property fmtid="{D5CDD505-2E9C-101B-9397-08002B2CF9AE}" pid="3" name="ZOTERO_PREF_1">
    <vt:lpwstr>&lt;data data-version="3" zotero-version="8.0.2-beta.3+eecdd6609"&gt;&lt;session id="55X3ssEU"/&gt;&lt;style id="http://www.zotero.org/styles/vancouver" locale="en-US" hasBibliography="1" bibliographyStyleHasBeenSet="1"/&gt;&lt;prefs&gt;&lt;pref name="fieldType" value="Field"/&gt;&lt;/pr</vt:lpwstr>
  </property>
  <property fmtid="{D5CDD505-2E9C-101B-9397-08002B2CF9AE}" pid="4" name="KSOTemplateDocerSaveRecord">
    <vt:lpwstr>eyJoZGlkIjoiNWVhMjU1MWMwMTc0NTdlNmE1MTkxNjgyYzE0YzY1MDIiLCJ1c2VySWQiOiI0MzY1MzE2MjMifQ==</vt:lpwstr>
  </property>
  <property fmtid="{D5CDD505-2E9C-101B-9397-08002B2CF9AE}" pid="5" name="KSOProductBuildVer">
    <vt:lpwstr>2052-12.1.0.24657</vt:lpwstr>
  </property>
  <property fmtid="{D5CDD505-2E9C-101B-9397-08002B2CF9AE}" pid="6" name="ICV">
    <vt:lpwstr>D073BEC05B4C4D23B7EC954CEC1976C1_12</vt:lpwstr>
  </property>
</Properties>
</file>